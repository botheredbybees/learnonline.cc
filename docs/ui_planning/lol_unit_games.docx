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comprehensive script that generates game prompts for vocational education units: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```python</w:t>
      </w:r>
    </w:p>
    <w:p w:rsidR="00000000" w:rsidDel="00000000" w:rsidP="00000000" w:rsidRDefault="00000000" w:rsidRPr="00000000" w14:paraId="00000004">
      <w:pPr>
        <w:rPr/>
      </w:pPr>
      <w:r w:rsidDel="00000000" w:rsidR="00000000" w:rsidRPr="00000000">
        <w:rPr>
          <w:rtl w:val="0"/>
        </w:rPr>
        <w:t xml:space="preserve">import json</w:t>
      </w:r>
    </w:p>
    <w:p w:rsidR="00000000" w:rsidDel="00000000" w:rsidP="00000000" w:rsidRDefault="00000000" w:rsidRPr="00000000" w14:paraId="00000005">
      <w:pPr>
        <w:rPr/>
      </w:pPr>
      <w:r w:rsidDel="00000000" w:rsidR="00000000" w:rsidRPr="00000000">
        <w:rPr>
          <w:rtl w:val="0"/>
        </w:rPr>
        <w:t xml:space="preserve">import requests</w:t>
      </w:r>
    </w:p>
    <w:p w:rsidR="00000000" w:rsidDel="00000000" w:rsidP="00000000" w:rsidRDefault="00000000" w:rsidRPr="00000000" w14:paraId="00000006">
      <w:pPr>
        <w:rPr/>
      </w:pPr>
      <w:r w:rsidDel="00000000" w:rsidR="00000000" w:rsidRPr="00000000">
        <w:rPr>
          <w:rtl w:val="0"/>
        </w:rPr>
        <w:t xml:space="preserve">from typing import Dict, List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class VocationalGameGenerator:</w:t>
      </w:r>
    </w:p>
    <w:p w:rsidR="00000000" w:rsidDel="00000000" w:rsidP="00000000" w:rsidRDefault="00000000" w:rsidRPr="00000000" w14:paraId="00000009">
      <w:pPr>
        <w:rPr/>
      </w:pPr>
      <w:r w:rsidDel="00000000" w:rsidR="00000000" w:rsidRPr="00000000">
        <w:rPr>
          <w:rtl w:val="0"/>
        </w:rPr>
        <w:t xml:space="preserve">    def __init__(self, api_key: str, model_id: str = "meta-llama/llama-4-maverick:free"):</w:t>
      </w:r>
    </w:p>
    <w:p w:rsidR="00000000" w:rsidDel="00000000" w:rsidP="00000000" w:rsidRDefault="00000000" w:rsidRPr="00000000" w14:paraId="0000000A">
      <w:pPr>
        <w:rPr/>
      </w:pPr>
      <w:r w:rsidDel="00000000" w:rsidR="00000000" w:rsidRPr="00000000">
        <w:rPr>
          <w:rtl w:val="0"/>
        </w:rPr>
        <w:t xml:space="preserve">        self.API_KEY = api_key</w:t>
      </w:r>
    </w:p>
    <w:p w:rsidR="00000000" w:rsidDel="00000000" w:rsidP="00000000" w:rsidRDefault="00000000" w:rsidRPr="00000000" w14:paraId="0000000B">
      <w:pPr>
        <w:rPr/>
      </w:pPr>
      <w:r w:rsidDel="00000000" w:rsidR="00000000" w:rsidRPr="00000000">
        <w:rPr>
          <w:rtl w:val="0"/>
        </w:rPr>
        <w:t xml:space="preserve">        self.MODEL_ID = model_id</w:t>
      </w:r>
    </w:p>
    <w:p w:rsidR="00000000" w:rsidDel="00000000" w:rsidP="00000000" w:rsidRDefault="00000000" w:rsidRPr="00000000" w14:paraId="0000000C">
      <w:pPr>
        <w:rPr/>
      </w:pPr>
      <w:r w:rsidDel="00000000" w:rsidR="00000000" w:rsidRPr="00000000">
        <w:rPr>
          <w:rtl w:val="0"/>
        </w:rPr>
        <w:t xml:space="preserve">        self.base_url = "https://openrouter.ai/api/v1/chat/completions"</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def generate_game_prompt(self, unit_title: str, elements: List[Dict], </w:t>
      </w:r>
    </w:p>
    <w:p w:rsidR="00000000" w:rsidDel="00000000" w:rsidP="00000000" w:rsidRDefault="00000000" w:rsidRPr="00000000" w14:paraId="0000000F">
      <w:pPr>
        <w:rPr/>
      </w:pPr>
      <w:r w:rsidDel="00000000" w:rsidR="00000000" w:rsidRPr="00000000">
        <w:rPr>
          <w:rtl w:val="0"/>
        </w:rPr>
        <w:t xml:space="preserve">                           performance_criteria: List[Dict]) -&gt; Dict:</w:t>
      </w:r>
    </w:p>
    <w:p w:rsidR="00000000" w:rsidDel="00000000" w:rsidP="00000000" w:rsidRDefault="00000000" w:rsidRPr="00000000" w14:paraId="00000010">
      <w:pPr>
        <w:rPr/>
      </w:pPr>
      <w:r w:rsidDel="00000000" w:rsidR="00000000" w:rsidRPr="00000000">
        <w:rPr>
          <w:rtl w:val="0"/>
        </w:rPr>
        <w:t xml:space="preserve">        """Generate a game prompt for a vocational education unit."""</w:t>
      </w:r>
    </w:p>
    <w:p w:rsidR="00000000" w:rsidDel="00000000" w:rsidP="00000000" w:rsidRDefault="00000000" w:rsidRPr="00000000" w14:paraId="00000011">
      <w:pPr>
        <w:rPr/>
      </w:pPr>
      <w:r w:rsidDel="00000000" w:rsidR="00000000" w:rsidRPr="00000000">
        <w:rPr>
          <w:rtl w:val="0"/>
        </w:rPr>
        <w:t xml:space="preserve">        return {</w:t>
      </w:r>
    </w:p>
    <w:p w:rsidR="00000000" w:rsidDel="00000000" w:rsidP="00000000" w:rsidRDefault="00000000" w:rsidRPr="00000000" w14:paraId="00000012">
      <w:pPr>
        <w:rPr/>
      </w:pPr>
      <w:r w:rsidDel="00000000" w:rsidR="00000000" w:rsidRPr="00000000">
        <w:rPr>
          <w:rtl w:val="0"/>
        </w:rPr>
        <w:t xml:space="preserve">            "model": self.MODEL_ID,</w:t>
      </w:r>
    </w:p>
    <w:p w:rsidR="00000000" w:rsidDel="00000000" w:rsidP="00000000" w:rsidRDefault="00000000" w:rsidRPr="00000000" w14:paraId="00000013">
      <w:pPr>
        <w:rPr/>
      </w:pPr>
      <w:r w:rsidDel="00000000" w:rsidR="00000000" w:rsidRPr="00000000">
        <w:rPr>
          <w:rtl w:val="0"/>
        </w:rPr>
        <w:t xml:space="preserve">            "messages": [</w:t>
      </w:r>
    </w:p>
    <w:p w:rsidR="00000000" w:rsidDel="00000000" w:rsidP="00000000" w:rsidRDefault="00000000" w:rsidRPr="00000000" w14:paraId="00000014">
      <w:pPr>
        <w:rPr/>
      </w:pPr>
      <w:r w:rsidDel="00000000" w:rsidR="00000000" w:rsidRPr="00000000">
        <w:rPr>
          <w:rtl w:val="0"/>
        </w:rPr>
        <w:t xml:space="preserve">                {"role": "system", "content": "You are a game designer creating educational mini-games for vocational training."},</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"role": "user",</w:t>
      </w:r>
    </w:p>
    <w:p w:rsidR="00000000" w:rsidDel="00000000" w:rsidP="00000000" w:rsidRDefault="00000000" w:rsidRPr="00000000" w14:paraId="00000017">
      <w:pPr>
        <w:rPr/>
      </w:pPr>
      <w:r w:rsidDel="00000000" w:rsidR="00000000" w:rsidRPr="00000000">
        <w:rPr>
          <w:rtl w:val="0"/>
        </w:rPr>
        <w:t xml:space="preserve">                    "content": self._create_game_prompt_content(unit_title, elements, performance_criteria)</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"temperature": 0.7,</w:t>
      </w:r>
    </w:p>
    <w:p w:rsidR="00000000" w:rsidDel="00000000" w:rsidP="00000000" w:rsidRDefault="00000000" w:rsidRPr="00000000" w14:paraId="0000001B">
      <w:pPr>
        <w:rPr/>
      </w:pPr>
      <w:r w:rsidDel="00000000" w:rsidR="00000000" w:rsidRPr="00000000">
        <w:rPr>
          <w:rtl w:val="0"/>
        </w:rPr>
        <w:t xml:space="preserve">            "max_tokens": 2048,</w:t>
      </w:r>
    </w:p>
    <w:p w:rsidR="00000000" w:rsidDel="00000000" w:rsidP="00000000" w:rsidRDefault="00000000" w:rsidRPr="00000000" w14:paraId="0000001C">
      <w:pPr>
        <w:rPr/>
      </w:pPr>
      <w:r w:rsidDel="00000000" w:rsidR="00000000" w:rsidRPr="00000000">
        <w:rPr>
          <w:rtl w:val="0"/>
        </w:rPr>
        <w:t xml:space="preserve">            "stream": False,</w:t>
      </w:r>
    </w:p>
    <w:p w:rsidR="00000000" w:rsidDel="00000000" w:rsidP="00000000" w:rsidRDefault="00000000" w:rsidRPr="00000000" w14:paraId="0000001D">
      <w:pPr>
        <w:rPr/>
      </w:pPr>
      <w:r w:rsidDel="00000000" w:rsidR="00000000" w:rsidRPr="00000000">
        <w:rPr>
          <w:rtl w:val="0"/>
        </w:rPr>
        <w:t xml:space="preserve">            "top_p": 0.95</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def _create_game_prompt_content(self, unit_title: str, elements: List[Dict], </w:t>
      </w:r>
    </w:p>
    <w:p w:rsidR="00000000" w:rsidDel="00000000" w:rsidP="00000000" w:rsidRDefault="00000000" w:rsidRPr="00000000" w14:paraId="00000021">
      <w:pPr>
        <w:rPr/>
      </w:pPr>
      <w:r w:rsidDel="00000000" w:rsidR="00000000" w:rsidRPr="00000000">
        <w:rPr>
          <w:rtl w:val="0"/>
        </w:rPr>
        <w:t xml:space="preserve">                                  performance_criteria: List[Dict]) -&gt; str:</w:t>
      </w:r>
    </w:p>
    <w:p w:rsidR="00000000" w:rsidDel="00000000" w:rsidP="00000000" w:rsidRDefault="00000000" w:rsidRPr="00000000" w14:paraId="00000022">
      <w:pPr>
        <w:rPr/>
      </w:pPr>
      <w:r w:rsidDel="00000000" w:rsidR="00000000" w:rsidRPr="00000000">
        <w:rPr>
          <w:rtl w:val="0"/>
        </w:rPr>
        <w:t xml:space="preserve">        """Create the detailed prompt content for game generation."""</w:t>
      </w:r>
    </w:p>
    <w:p w:rsidR="00000000" w:rsidDel="00000000" w:rsidP="00000000" w:rsidRDefault="00000000" w:rsidRPr="00000000" w14:paraId="00000023">
      <w:pPr>
        <w:rPr/>
      </w:pPr>
      <w:r w:rsidDel="00000000" w:rsidR="00000000" w:rsidRPr="00000000">
        <w:rPr>
          <w:rtl w:val="0"/>
        </w:rPr>
        <w:t xml:space="preserve">        prompt = f"""</w:t>
      </w:r>
    </w:p>
    <w:p w:rsidR="00000000" w:rsidDel="00000000" w:rsidP="00000000" w:rsidRDefault="00000000" w:rsidRPr="00000000" w14:paraId="00000024">
      <w:pPr>
        <w:rPr/>
      </w:pPr>
      <w:r w:rsidDel="00000000" w:rsidR="00000000" w:rsidRPr="00000000">
        <w:rPr>
          <w:rtl w:val="0"/>
        </w:rPr>
        <w:t xml:space="preserve">        Create an educational mini-game for the vocational unit: "{unit_title}"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The game should teach and assess the following elements: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for element in elements:</w:t>
      </w:r>
    </w:p>
    <w:p w:rsidR="00000000" w:rsidDel="00000000" w:rsidP="00000000" w:rsidRDefault="00000000" w:rsidRPr="00000000" w14:paraId="0000002A">
      <w:pPr>
        <w:rPr/>
      </w:pPr>
      <w:r w:rsidDel="00000000" w:rsidR="00000000" w:rsidRPr="00000000">
        <w:rPr>
          <w:rtl w:val="0"/>
        </w:rPr>
        <w:t xml:space="preserve">            prompt += f"\n- {element['title']}: {element['description']}\n"</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prompt += """</w:t>
      </w:r>
    </w:p>
    <w:p w:rsidR="00000000" w:rsidDel="00000000" w:rsidP="00000000" w:rsidRDefault="00000000" w:rsidRPr="00000000" w14:paraId="0000002D">
      <w:pPr>
        <w:rPr/>
      </w:pPr>
      <w:r w:rsidDel="00000000" w:rsidR="00000000" w:rsidRPr="00000000">
        <w:rPr>
          <w:rtl w:val="0"/>
        </w:rPr>
        <w:t xml:space="preserve">        The game must incorporate these performance criteria:</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for criterion in performance_criteria:</w:t>
      </w:r>
    </w:p>
    <w:p w:rsidR="00000000" w:rsidDel="00000000" w:rsidP="00000000" w:rsidRDefault="00000000" w:rsidRPr="00000000" w14:paraId="00000031">
      <w:pPr>
        <w:rPr/>
      </w:pPr>
      <w:r w:rsidDel="00000000" w:rsidR="00000000" w:rsidRPr="00000000">
        <w:rPr>
          <w:rtl w:val="0"/>
        </w:rPr>
        <w:t xml:space="preserve">            prompt += f"\n- {criterion['title']}: {criterion['description']}\n"</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prompt += """</w:t>
      </w:r>
    </w:p>
    <w:p w:rsidR="00000000" w:rsidDel="00000000" w:rsidP="00000000" w:rsidRDefault="00000000" w:rsidRPr="00000000" w14:paraId="00000034">
      <w:pPr>
        <w:rPr/>
      </w:pPr>
      <w:r w:rsidDel="00000000" w:rsidR="00000000" w:rsidRPr="00000000">
        <w:rPr>
          <w:rtl w:val="0"/>
        </w:rPr>
        <w:t xml:space="preserve">        Design requirements:</w:t>
      </w:r>
    </w:p>
    <w:p w:rsidR="00000000" w:rsidDel="00000000" w:rsidP="00000000" w:rsidRDefault="00000000" w:rsidRPr="00000000" w14:paraId="00000035">
      <w:pPr>
        <w:rPr/>
      </w:pPr>
      <w:r w:rsidDel="00000000" w:rsidR="00000000" w:rsidRPr="00000000">
        <w:rPr>
          <w:rtl w:val="0"/>
        </w:rPr>
        <w:t xml:space="preserve">        1. Create a Japanese RPG-style interface</w:t>
      </w:r>
    </w:p>
    <w:p w:rsidR="00000000" w:rsidDel="00000000" w:rsidP="00000000" w:rsidRDefault="00000000" w:rsidRPr="00000000" w14:paraId="00000036">
      <w:pPr>
        <w:rPr/>
      </w:pPr>
      <w:r w:rsidDel="00000000" w:rsidR="00000000" w:rsidRPr="00000000">
        <w:rPr>
          <w:rtl w:val="0"/>
        </w:rPr>
        <w:t xml:space="preserve">        2. Include character progression tied to skill mastery</w:t>
      </w:r>
    </w:p>
    <w:p w:rsidR="00000000" w:rsidDel="00000000" w:rsidP="00000000" w:rsidRDefault="00000000" w:rsidRPr="00000000" w14:paraId="00000037">
      <w:pPr>
        <w:rPr/>
      </w:pPr>
      <w:r w:rsidDel="00000000" w:rsidR="00000000" w:rsidRPr="00000000">
        <w:rPr>
          <w:rtl w:val="0"/>
        </w:rPr>
        <w:t xml:space="preserve">        3. Implement achievement system for competency completion</w:t>
      </w:r>
    </w:p>
    <w:p w:rsidR="00000000" w:rsidDel="00000000" w:rsidP="00000000" w:rsidRDefault="00000000" w:rsidRPr="00000000" w14:paraId="00000038">
      <w:pPr>
        <w:rPr/>
      </w:pPr>
      <w:r w:rsidDel="00000000" w:rsidR="00000000" w:rsidRPr="00000000">
        <w:rPr>
          <w:rtl w:val="0"/>
        </w:rPr>
        <w:t xml:space="preserve">        4. Make it engaging for young adults</w:t>
      </w:r>
    </w:p>
    <w:p w:rsidR="00000000" w:rsidDel="00000000" w:rsidP="00000000" w:rsidRDefault="00000000" w:rsidRPr="00000000" w14:paraId="00000039">
      <w:pPr>
        <w:rPr/>
      </w:pPr>
      <w:r w:rsidDel="00000000" w:rsidR="00000000" w:rsidRPr="00000000">
        <w:rPr>
          <w:rtl w:val="0"/>
        </w:rPr>
        <w:t xml:space="preserve">        5. Ensure accurate assessment of vocational skills</w:t>
      </w:r>
    </w:p>
    <w:p w:rsidR="00000000" w:rsidDel="00000000" w:rsidP="00000000" w:rsidRDefault="00000000" w:rsidRPr="00000000" w14:paraId="0000003A">
      <w:pPr>
        <w:rPr/>
      </w:pPr>
      <w:r w:rsidDel="00000000" w:rsidR="00000000" w:rsidRPr="00000000">
        <w:rPr>
          <w:rtl w:val="0"/>
        </w:rPr>
        <w:t xml:space="preserve">        6. Include clear feedback mechanisms</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Output should include:</w:t>
      </w:r>
    </w:p>
    <w:p w:rsidR="00000000" w:rsidDel="00000000" w:rsidP="00000000" w:rsidRDefault="00000000" w:rsidRPr="00000000" w14:paraId="0000003D">
      <w:pPr>
        <w:rPr/>
      </w:pPr>
      <w:r w:rsidDel="00000000" w:rsidR="00000000" w:rsidRPr="00000000">
        <w:rPr>
          <w:rtl w:val="0"/>
        </w:rPr>
        <w:t xml:space="preserve">        - Game mechanics description</w:t>
      </w:r>
    </w:p>
    <w:p w:rsidR="00000000" w:rsidDel="00000000" w:rsidP="00000000" w:rsidRDefault="00000000" w:rsidRPr="00000000" w14:paraId="0000003E">
      <w:pPr>
        <w:rPr/>
      </w:pPr>
      <w:r w:rsidDel="00000000" w:rsidR="00000000" w:rsidRPr="00000000">
        <w:rPr>
          <w:rtl w:val="0"/>
        </w:rPr>
        <w:t xml:space="preserve">        - Assessment criteria</w:t>
      </w:r>
    </w:p>
    <w:p w:rsidR="00000000" w:rsidDel="00000000" w:rsidP="00000000" w:rsidRDefault="00000000" w:rsidRPr="00000000" w14:paraId="0000003F">
      <w:pPr>
        <w:rPr/>
      </w:pPr>
      <w:r w:rsidDel="00000000" w:rsidR="00000000" w:rsidRPr="00000000">
        <w:rPr>
          <w:rtl w:val="0"/>
        </w:rPr>
        <w:t xml:space="preserve">        - Achievement system details</w:t>
      </w:r>
    </w:p>
    <w:p w:rsidR="00000000" w:rsidDel="00000000" w:rsidP="00000000" w:rsidRDefault="00000000" w:rsidRPr="00000000" w14:paraId="00000040">
      <w:pPr>
        <w:rPr/>
      </w:pPr>
      <w:r w:rsidDel="00000000" w:rsidR="00000000" w:rsidRPr="00000000">
        <w:rPr>
          <w:rtl w:val="0"/>
        </w:rPr>
        <w:t xml:space="preserve">        - Progression requirements</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return prompt</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def generate_games(self, units_data: List[Dict]) -&gt; List[Dict]:</w:t>
      </w:r>
    </w:p>
    <w:p w:rsidR="00000000" w:rsidDel="00000000" w:rsidP="00000000" w:rsidRDefault="00000000" w:rsidRPr="00000000" w14:paraId="00000046">
      <w:pPr>
        <w:rPr/>
      </w:pPr>
      <w:r w:rsidDel="00000000" w:rsidR="00000000" w:rsidRPr="00000000">
        <w:rPr>
          <w:rtl w:val="0"/>
        </w:rPr>
        <w:t xml:space="preserve">        """Generate games for multiple units."""</w:t>
      </w:r>
    </w:p>
    <w:p w:rsidR="00000000" w:rsidDel="00000000" w:rsidP="00000000" w:rsidRDefault="00000000" w:rsidRPr="00000000" w14:paraId="00000047">
      <w:pPr>
        <w:rPr/>
      </w:pPr>
      <w:r w:rsidDel="00000000" w:rsidR="00000000" w:rsidRPr="00000000">
        <w:rPr>
          <w:rtl w:val="0"/>
        </w:rPr>
        <w:t xml:space="preserve">        games = []</w:t>
      </w:r>
    </w:p>
    <w:p w:rsidR="00000000" w:rsidDel="00000000" w:rsidP="00000000" w:rsidRDefault="00000000" w:rsidRPr="00000000" w14:paraId="00000048">
      <w:pPr>
        <w:rPr/>
      </w:pPr>
      <w:r w:rsidDel="00000000" w:rsidR="00000000" w:rsidRPr="00000000">
        <w:rPr>
          <w:rtl w:val="0"/>
        </w:rPr>
        <w:t xml:space="preserve">        for unit in units_data:</w:t>
      </w:r>
    </w:p>
    <w:p w:rsidR="00000000" w:rsidDel="00000000" w:rsidP="00000000" w:rsidRDefault="00000000" w:rsidRPr="00000000" w14:paraId="00000049">
      <w:pPr>
        <w:rPr/>
      </w:pPr>
      <w:r w:rsidDel="00000000" w:rsidR="00000000" w:rsidRPr="00000000">
        <w:rPr>
          <w:rtl w:val="0"/>
        </w:rPr>
        <w:t xml:space="preserve">            prompt = self.generate_game_prompt(</w:t>
      </w:r>
    </w:p>
    <w:p w:rsidR="00000000" w:rsidDel="00000000" w:rsidP="00000000" w:rsidRDefault="00000000" w:rsidRPr="00000000" w14:paraId="0000004A">
      <w:pPr>
        <w:rPr/>
      </w:pPr>
      <w:r w:rsidDel="00000000" w:rsidR="00000000" w:rsidRPr="00000000">
        <w:rPr>
          <w:rtl w:val="0"/>
        </w:rPr>
        <w:t xml:space="preserve">                unit["title"],</w:t>
      </w:r>
    </w:p>
    <w:p w:rsidR="00000000" w:rsidDel="00000000" w:rsidP="00000000" w:rsidRDefault="00000000" w:rsidRPr="00000000" w14:paraId="0000004B">
      <w:pPr>
        <w:rPr/>
      </w:pPr>
      <w:r w:rsidDel="00000000" w:rsidR="00000000" w:rsidRPr="00000000">
        <w:rPr>
          <w:rtl w:val="0"/>
        </w:rPr>
        <w:t xml:space="preserve">                unit["elements"],</w:t>
      </w:r>
    </w:p>
    <w:p w:rsidR="00000000" w:rsidDel="00000000" w:rsidP="00000000" w:rsidRDefault="00000000" w:rsidRPr="00000000" w14:paraId="0000004C">
      <w:pPr>
        <w:rPr/>
      </w:pPr>
      <w:r w:rsidDel="00000000" w:rsidR="00000000" w:rsidRPr="00000000">
        <w:rPr>
          <w:rtl w:val="0"/>
        </w:rPr>
        <w:t xml:space="preserve">                unit["performance_criteria"]</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response = requests.post(</w:t>
      </w:r>
    </w:p>
    <w:p w:rsidR="00000000" w:rsidDel="00000000" w:rsidP="00000000" w:rsidRDefault="00000000" w:rsidRPr="00000000" w14:paraId="00000050">
      <w:pPr>
        <w:rPr/>
      </w:pPr>
      <w:r w:rsidDel="00000000" w:rsidR="00000000" w:rsidRPr="00000000">
        <w:rPr>
          <w:rtl w:val="0"/>
        </w:rPr>
        <w:t xml:space="preserve">                self.base_url,</w:t>
      </w:r>
    </w:p>
    <w:p w:rsidR="00000000" w:rsidDel="00000000" w:rsidP="00000000" w:rsidRDefault="00000000" w:rsidRPr="00000000" w14:paraId="00000051">
      <w:pPr>
        <w:rPr/>
      </w:pPr>
      <w:r w:rsidDel="00000000" w:rsidR="00000000" w:rsidRPr="00000000">
        <w:rPr>
          <w:rtl w:val="0"/>
        </w:rPr>
        <w:t xml:space="preserve">                headers=self._get_headers(),</w:t>
      </w:r>
    </w:p>
    <w:p w:rsidR="00000000" w:rsidDel="00000000" w:rsidP="00000000" w:rsidRDefault="00000000" w:rsidRPr="00000000" w14:paraId="00000052">
      <w:pPr>
        <w:rPr/>
      </w:pPr>
      <w:r w:rsidDel="00000000" w:rsidR="00000000" w:rsidRPr="00000000">
        <w:rPr>
          <w:rtl w:val="0"/>
        </w:rPr>
        <w:t xml:space="preserve">                data=json.dumps(prompt)</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if response.status_code == 200:</w:t>
      </w:r>
    </w:p>
    <w:p w:rsidR="00000000" w:rsidDel="00000000" w:rsidP="00000000" w:rsidRDefault="00000000" w:rsidRPr="00000000" w14:paraId="00000056">
      <w:pPr>
        <w:rPr/>
      </w:pPr>
      <w:r w:rsidDel="00000000" w:rsidR="00000000" w:rsidRPr="00000000">
        <w:rPr>
          <w:rtl w:val="0"/>
        </w:rPr>
        <w:t xml:space="preserve">                games.append({</w:t>
      </w:r>
    </w:p>
    <w:p w:rsidR="00000000" w:rsidDel="00000000" w:rsidP="00000000" w:rsidRDefault="00000000" w:rsidRPr="00000000" w14:paraId="00000057">
      <w:pPr>
        <w:rPr/>
      </w:pPr>
      <w:r w:rsidDel="00000000" w:rsidR="00000000" w:rsidRPr="00000000">
        <w:rPr>
          <w:rtl w:val="0"/>
        </w:rPr>
        <w:t xml:space="preserve">                    "unit_title": unit["title"],</w:t>
      </w:r>
    </w:p>
    <w:p w:rsidR="00000000" w:rsidDel="00000000" w:rsidP="00000000" w:rsidRDefault="00000000" w:rsidRPr="00000000" w14:paraId="00000058">
      <w:pPr>
        <w:rPr/>
      </w:pPr>
      <w:r w:rsidDel="00000000" w:rsidR="00000000" w:rsidRPr="00000000">
        <w:rPr>
          <w:rtl w:val="0"/>
        </w:rPr>
        <w:t xml:space="preserve">                    "game_data": response.json()</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else:</w:t>
      </w:r>
    </w:p>
    <w:p w:rsidR="00000000" w:rsidDel="00000000" w:rsidP="00000000" w:rsidRDefault="00000000" w:rsidRPr="00000000" w14:paraId="0000005B">
      <w:pPr>
        <w:rPr/>
      </w:pPr>
      <w:r w:rsidDel="00000000" w:rsidR="00000000" w:rsidRPr="00000000">
        <w:rPr>
          <w:rtl w:val="0"/>
        </w:rPr>
        <w:t xml:space="preserve">                print(f"Error generating game for {unit['title']}: {response.text}")</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return games</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def _get_headers(self) -&gt; Dict:</w:t>
      </w:r>
    </w:p>
    <w:p w:rsidR="00000000" w:rsidDel="00000000" w:rsidP="00000000" w:rsidRDefault="00000000" w:rsidRPr="00000000" w14:paraId="00000060">
      <w:pPr>
        <w:rPr/>
      </w:pPr>
      <w:r w:rsidDel="00000000" w:rsidR="00000000" w:rsidRPr="00000000">
        <w:rPr>
          <w:rtl w:val="0"/>
        </w:rPr>
        <w:t xml:space="preserve">        """Get API request headers."""</w:t>
      </w:r>
    </w:p>
    <w:p w:rsidR="00000000" w:rsidDel="00000000" w:rsidP="00000000" w:rsidRDefault="00000000" w:rsidRPr="00000000" w14:paraId="00000061">
      <w:pPr>
        <w:rPr/>
      </w:pPr>
      <w:r w:rsidDel="00000000" w:rsidR="00000000" w:rsidRPr="00000000">
        <w:rPr>
          <w:rtl w:val="0"/>
        </w:rPr>
        <w:t xml:space="preserve">        return {</w:t>
      </w:r>
    </w:p>
    <w:p w:rsidR="00000000" w:rsidDel="00000000" w:rsidP="00000000" w:rsidRDefault="00000000" w:rsidRPr="00000000" w14:paraId="00000062">
      <w:pPr>
        <w:rPr/>
      </w:pPr>
      <w:r w:rsidDel="00000000" w:rsidR="00000000" w:rsidRPr="00000000">
        <w:rPr>
          <w:rtl w:val="0"/>
        </w:rPr>
        <w:t xml:space="preserve">            "Authorization": f"Bearer {self.API_KEY}",</w:t>
      </w:r>
    </w:p>
    <w:p w:rsidR="00000000" w:rsidDel="00000000" w:rsidP="00000000" w:rsidRDefault="00000000" w:rsidRPr="00000000" w14:paraId="00000063">
      <w:pPr>
        <w:rPr/>
      </w:pPr>
      <w:r w:rsidDel="00000000" w:rsidR="00000000" w:rsidRPr="00000000">
        <w:rPr>
          <w:rtl w:val="0"/>
        </w:rPr>
        <w:t xml:space="preserve">            "HTTP-Referer": "https://your-app-domain.com",</w:t>
      </w:r>
    </w:p>
    <w:p w:rsidR="00000000" w:rsidDel="00000000" w:rsidP="00000000" w:rsidRDefault="00000000" w:rsidRPr="00000000" w14:paraId="00000064">
      <w:pPr>
        <w:rPr/>
      </w:pPr>
      <w:r w:rsidDel="00000000" w:rsidR="00000000" w:rsidRPr="00000000">
        <w:rPr>
          <w:rtl w:val="0"/>
        </w:rPr>
        <w:t xml:space="preserve">            "X-Title": "Vocational Game Generator",</w:t>
      </w:r>
    </w:p>
    <w:p w:rsidR="00000000" w:rsidDel="00000000" w:rsidP="00000000" w:rsidRDefault="00000000" w:rsidRPr="00000000" w14:paraId="00000065">
      <w:pPr>
        <w:rPr/>
      </w:pPr>
      <w:r w:rsidDel="00000000" w:rsidR="00000000" w:rsidRPr="00000000">
        <w:rPr>
          <w:rtl w:val="0"/>
        </w:rPr>
        <w:t xml:space="preserve">            "Content-Type": "application/json"</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Here's how to use the script with your data: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```python</w:t>
      </w:r>
    </w:p>
    <w:p w:rsidR="00000000" w:rsidDel="00000000" w:rsidP="00000000" w:rsidRDefault="00000000" w:rsidRPr="00000000" w14:paraId="0000006C">
      <w:pPr>
        <w:rPr/>
      </w:pPr>
      <w:r w:rsidDel="00000000" w:rsidR="00000000" w:rsidRPr="00000000">
        <w:rPr>
          <w:rtl w:val="0"/>
        </w:rPr>
        <w:t xml:space="preserve"># Example usage</w:t>
      </w:r>
    </w:p>
    <w:p w:rsidR="00000000" w:rsidDel="00000000" w:rsidP="00000000" w:rsidRDefault="00000000" w:rsidRPr="00000000" w14:paraId="0000006D">
      <w:pPr>
        <w:rPr/>
      </w:pPr>
      <w:r w:rsidDel="00000000" w:rsidR="00000000" w:rsidRPr="00000000">
        <w:rPr>
          <w:rtl w:val="0"/>
        </w:rPr>
        <w:t xml:space="preserve">units_data =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"title": "Prepare and Serve Espresso Coffee",</w:t>
      </w:r>
    </w:p>
    <w:p w:rsidR="00000000" w:rsidDel="00000000" w:rsidP="00000000" w:rsidRDefault="00000000" w:rsidRPr="00000000" w14:paraId="00000070">
      <w:pPr>
        <w:rPr/>
      </w:pPr>
      <w:r w:rsidDel="00000000" w:rsidR="00000000" w:rsidRPr="00000000">
        <w:rPr>
          <w:rtl w:val="0"/>
        </w:rPr>
        <w:t xml:space="preserve">        "elements": [</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                "title": "Prepare Espresso Coffee",</w:t>
      </w:r>
    </w:p>
    <w:p w:rsidR="00000000" w:rsidDel="00000000" w:rsidP="00000000" w:rsidRDefault="00000000" w:rsidRPr="00000000" w14:paraId="00000073">
      <w:pPr>
        <w:rPr/>
      </w:pPr>
      <w:r w:rsidDel="00000000" w:rsidR="00000000" w:rsidRPr="00000000">
        <w:rPr>
          <w:rtl w:val="0"/>
        </w:rPr>
        <w:t xml:space="preserve">                "description": "Accurately grind and weigh coffee beans, use correct extraction time and pressure"</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"title": "Serve Espresso Coffee",</w:t>
      </w:r>
    </w:p>
    <w:p w:rsidR="00000000" w:rsidDel="00000000" w:rsidP="00000000" w:rsidRDefault="00000000" w:rsidRPr="00000000" w14:paraId="00000077">
      <w:pPr>
        <w:rPr/>
      </w:pPr>
      <w:r w:rsidDel="00000000" w:rsidR="00000000" w:rsidRPr="00000000">
        <w:rPr>
          <w:rtl w:val="0"/>
        </w:rPr>
        <w:t xml:space="preserve">                "description": "Pour and serve with correct techniques, understand barista practices"</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"performance_criteria":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"title": "Grinding and Weighing",</w:t>
      </w:r>
    </w:p>
    <w:p w:rsidR="00000000" w:rsidDel="00000000" w:rsidP="00000000" w:rsidRDefault="00000000" w:rsidRPr="00000000" w14:paraId="0000007D">
      <w:pPr>
        <w:rPr/>
      </w:pPr>
      <w:r w:rsidDel="00000000" w:rsidR="00000000" w:rsidRPr="00000000">
        <w:rPr>
          <w:rtl w:val="0"/>
        </w:rPr>
        <w:t xml:space="preserve">                "description": "Accurately grind and weigh coffee beans within specified tolerances"</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"title": "Extraction Control",</w:t>
      </w:r>
    </w:p>
    <w:p w:rsidR="00000000" w:rsidDel="00000000" w:rsidP="00000000" w:rsidRDefault="00000000" w:rsidRPr="00000000" w14:paraId="00000081">
      <w:pPr>
        <w:rPr/>
      </w:pPr>
      <w:r w:rsidDel="00000000" w:rsidR="00000000" w:rsidRPr="00000000">
        <w:rPr>
          <w:rtl w:val="0"/>
        </w:rPr>
        <w:t xml:space="preserve">                "description": "Maintain correct extraction time and pressure for optimal espresso"</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 Add more units as needed</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Initialize and run the generator</w:t>
      </w:r>
    </w:p>
    <w:p w:rsidR="00000000" w:rsidDel="00000000" w:rsidP="00000000" w:rsidRDefault="00000000" w:rsidRPr="00000000" w14:paraId="00000089">
      <w:pPr>
        <w:rPr/>
      </w:pPr>
      <w:r w:rsidDel="00000000" w:rsidR="00000000" w:rsidRPr="00000000">
        <w:rPr>
          <w:rtl w:val="0"/>
        </w:rPr>
        <w:t xml:space="preserve">generator = VocationalGameGenerator("your_api_key")</w:t>
      </w:r>
    </w:p>
    <w:p w:rsidR="00000000" w:rsidDel="00000000" w:rsidP="00000000" w:rsidRDefault="00000000" w:rsidRPr="00000000" w14:paraId="0000008A">
      <w:pPr>
        <w:rPr/>
      </w:pPr>
      <w:r w:rsidDel="00000000" w:rsidR="00000000" w:rsidRPr="00000000">
        <w:rPr>
          <w:rtl w:val="0"/>
        </w:rPr>
        <w:t xml:space="preserve">games = generator.generate_games(units_data)</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script includes several key features: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 **Structured Prompt Generation**  - Creates detailed prompts incorporating unit title, elements, and performance criteria</w:t>
      </w:r>
    </w:p>
    <w:p w:rsidR="00000000" w:rsidDel="00000000" w:rsidP="00000000" w:rsidRDefault="00000000" w:rsidRPr="00000000" w14:paraId="00000090">
      <w:pPr>
        <w:rPr/>
      </w:pPr>
      <w:r w:rsidDel="00000000" w:rsidR="00000000" w:rsidRPr="00000000">
        <w:rPr>
          <w:rtl w:val="0"/>
        </w:rPr>
        <w:t xml:space="preserve">  - Includes specific design requirements for Japanese RPG styling</w:t>
      </w:r>
    </w:p>
    <w:p w:rsidR="00000000" w:rsidDel="00000000" w:rsidP="00000000" w:rsidRDefault="00000000" w:rsidRPr="00000000" w14:paraId="00000091">
      <w:pPr>
        <w:rPr/>
      </w:pPr>
      <w:r w:rsidDel="00000000" w:rsidR="00000000" w:rsidRPr="00000000">
        <w:rPr>
          <w:rtl w:val="0"/>
        </w:rPr>
        <w:t xml:space="preserve">  - Ensures assessment and feedback mechanisms are included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 **Error Handling**  - Validates API responses</w:t>
      </w:r>
    </w:p>
    <w:p w:rsidR="00000000" w:rsidDel="00000000" w:rsidP="00000000" w:rsidRDefault="00000000" w:rsidRPr="00000000" w14:paraId="00000095">
      <w:pPr>
        <w:rPr/>
      </w:pPr>
      <w:r w:rsidDel="00000000" w:rsidR="00000000" w:rsidRPr="00000000">
        <w:rPr>
          <w:rtl w:val="0"/>
        </w:rPr>
        <w:t xml:space="preserve">  - Provides error messages for failed generations</w:t>
      </w:r>
    </w:p>
    <w:p w:rsidR="00000000" w:rsidDel="00000000" w:rsidP="00000000" w:rsidRDefault="00000000" w:rsidRPr="00000000" w14:paraId="00000096">
      <w:pPr>
        <w:rPr/>
      </w:pPr>
      <w:r w:rsidDel="00000000" w:rsidR="00000000" w:rsidRPr="00000000">
        <w:rPr>
          <w:rtl w:val="0"/>
        </w:rPr>
        <w:t xml:space="preserve">  - Continues processing even if some units fail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 **Batch Processing**  - Handles multiple units in a single run</w:t>
      </w:r>
    </w:p>
    <w:p w:rsidR="00000000" w:rsidDel="00000000" w:rsidP="00000000" w:rsidRDefault="00000000" w:rsidRPr="00000000" w14:paraId="0000009A">
      <w:pPr>
        <w:rPr/>
      </w:pPr>
      <w:r w:rsidDel="00000000" w:rsidR="00000000" w:rsidRPr="00000000">
        <w:rPr>
          <w:rtl w:val="0"/>
        </w:rPr>
        <w:t xml:space="preserve">  - Maintains unit context in output</w:t>
      </w:r>
    </w:p>
    <w:p w:rsidR="00000000" w:rsidDel="00000000" w:rsidP="00000000" w:rsidRDefault="00000000" w:rsidRPr="00000000" w14:paraId="0000009B">
      <w:pPr>
        <w:rPr/>
      </w:pPr>
      <w:r w:rsidDel="00000000" w:rsidR="00000000" w:rsidRPr="00000000">
        <w:rPr>
          <w:rtl w:val="0"/>
        </w:rPr>
        <w:t xml:space="preserve">  - Organizes results by unit title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 **Type Safety**  - Uses Python type hints for better code maintenance</w:t>
      </w:r>
    </w:p>
    <w:p w:rsidR="00000000" w:rsidDel="00000000" w:rsidP="00000000" w:rsidRDefault="00000000" w:rsidRPr="00000000" w14:paraId="0000009F">
      <w:pPr>
        <w:rPr/>
      </w:pPr>
      <w:r w:rsidDel="00000000" w:rsidR="00000000" w:rsidRPr="00000000">
        <w:rPr>
          <w:rtl w:val="0"/>
        </w:rPr>
        <w:t xml:space="preserve">  - Clear interface definitions</w:t>
      </w:r>
    </w:p>
    <w:p w:rsidR="00000000" w:rsidDel="00000000" w:rsidP="00000000" w:rsidRDefault="00000000" w:rsidRPr="00000000" w14:paraId="000000A0">
      <w:pPr>
        <w:rPr/>
      </w:pPr>
      <w:r w:rsidDel="00000000" w:rsidR="00000000" w:rsidRPr="00000000">
        <w:rPr>
          <w:rtl w:val="0"/>
        </w:rPr>
        <w:t xml:space="preserve">  - Structured data handling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To use this script, you'll need to: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 Install required dependencies: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```bash</w:t>
      </w:r>
    </w:p>
    <w:p w:rsidR="00000000" w:rsidDel="00000000" w:rsidP="00000000" w:rsidRDefault="00000000" w:rsidRPr="00000000" w14:paraId="000000A9">
      <w:pPr>
        <w:rPr/>
      </w:pPr>
      <w:r w:rsidDel="00000000" w:rsidR="00000000" w:rsidRPr="00000000">
        <w:rPr>
          <w:rtl w:val="0"/>
        </w:rPr>
        <w:t xml:space="preserve">pip install requests</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1. Replace the API key and model ID with your actual credentials</w:t>
      </w:r>
    </w:p>
    <w:p w:rsidR="00000000" w:rsidDel="00000000" w:rsidP="00000000" w:rsidRDefault="00000000" w:rsidRPr="00000000" w14:paraId="000000AD">
      <w:pPr>
        <w:rPr/>
      </w:pPr>
      <w:r w:rsidDel="00000000" w:rsidR="00000000" w:rsidRPr="00000000">
        <w:rPr>
          <w:rtl w:val="0"/>
        </w:rPr>
        <w:t xml:space="preserve">2. Prepare your units data in the specified format</w:t>
      </w:r>
    </w:p>
    <w:p w:rsidR="00000000" w:rsidDel="00000000" w:rsidP="00000000" w:rsidRDefault="00000000" w:rsidRPr="00000000" w14:paraId="000000AE">
      <w:pPr>
        <w:rPr/>
      </w:pPr>
      <w:r w:rsidDel="00000000" w:rsidR="00000000" w:rsidRPr="00000000">
        <w:rPr>
          <w:rtl w:val="0"/>
        </w:rPr>
        <w:t xml:space="preserve">3. Run the script to generate games for all units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generated games will include all necessary components for vocational training while maintaining the engaging Japanese RPG style you're looking for. Each game will be specifically tailored to its unit's requirements while following a consistent design pattern.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ins w:author="Peter Shanks" w:id="0" w:date="2025-05-28T10:39:01Z"/>
        </w:rPr>
      </w:pPr>
      <w:ins w:author="Peter Shanks" w:id="0" w:date="2025-05-28T10:39:01Z">
        <w:r w:rsidDel="00000000" w:rsidR="00000000" w:rsidRPr="00000000">
          <w:rPr>
            <w:rtl w:val="0"/>
          </w:rPr>
          <w:t xml:space="preserve">Building on our previous discussion about transforming qualifications into RPG-like descriptions, let's explore how to turn individual units of competency into engaging game experiences within your Japanese RPG-styled platform. We'll focus on the "Prepare and Serve Espresso Coffee" unit as our primary example, showing how its elements can be transformed into compelling gameplay mechanics.</w:t>
        </w:r>
      </w:ins>
    </w:p>
    <w:p w:rsidR="00000000" w:rsidDel="00000000" w:rsidP="00000000" w:rsidRDefault="00000000" w:rsidRPr="00000000" w14:paraId="000000B4">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B5">
      <w:pPr>
        <w:rPr>
          <w:ins w:author="Peter Shanks" w:id="0" w:date="2025-05-28T10:39:01Z"/>
        </w:rPr>
      </w:pPr>
      <w:ins w:author="Peter Shanks" w:id="0" w:date="2025-05-28T10:39:01Z">
        <w:r w:rsidDel="00000000" w:rsidR="00000000" w:rsidRPr="00000000">
          <w:rPr>
            <w:rtl w:val="0"/>
          </w:rPr>
          <w:t xml:space="preserve">###  Core Game Design Principles</w:t>
        </w:r>
      </w:ins>
    </w:p>
    <w:p w:rsidR="00000000" w:rsidDel="00000000" w:rsidP="00000000" w:rsidRDefault="00000000" w:rsidRPr="00000000" w14:paraId="000000B6">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B7">
      <w:pPr>
        <w:rPr>
          <w:ins w:author="Peter Shanks" w:id="0" w:date="2025-05-28T10:39:01Z"/>
        </w:rPr>
      </w:pPr>
      <w:ins w:author="Peter Shanks" w:id="0" w:date="2025-05-28T10:39:01Z">
        <w:r w:rsidDel="00000000" w:rsidR="00000000" w:rsidRPr="00000000">
          <w:rPr>
            <w:rtl w:val="0"/>
          </w:rPr>
          <w:t xml:space="preserve">1. **Element-Based Quest System**  - Break down each unit element into distinct quest chains</w:t>
        </w:r>
      </w:ins>
    </w:p>
    <w:p w:rsidR="00000000" w:rsidDel="00000000" w:rsidP="00000000" w:rsidRDefault="00000000" w:rsidRPr="00000000" w14:paraId="000000B8">
      <w:pPr>
        <w:rPr>
          <w:ins w:author="Peter Shanks" w:id="0" w:date="2025-05-28T10:39:01Z"/>
        </w:rPr>
      </w:pPr>
      <w:ins w:author="Peter Shanks" w:id="0" w:date="2025-05-28T10:39:01Z">
        <w:r w:rsidDel="00000000" w:rsidR="00000000" w:rsidRPr="00000000">
          <w:rPr>
            <w:rtl w:val="0"/>
          </w:rPr>
          <w:t xml:space="preserve">  - Create progressive difficulty scaling</w:t>
        </w:r>
      </w:ins>
    </w:p>
    <w:p w:rsidR="00000000" w:rsidDel="00000000" w:rsidP="00000000" w:rsidRDefault="00000000" w:rsidRPr="00000000" w14:paraId="000000B9">
      <w:pPr>
        <w:rPr>
          <w:ins w:author="Peter Shanks" w:id="0" w:date="2025-05-28T10:39:01Z"/>
        </w:rPr>
      </w:pPr>
      <w:ins w:author="Peter Shanks" w:id="0" w:date="2025-05-28T10:39:01Z">
        <w:r w:rsidDel="00000000" w:rsidR="00000000" w:rsidRPr="00000000">
          <w:rPr>
            <w:rtl w:val="0"/>
          </w:rPr>
          <w:t xml:space="preserve">  - Implement branching paths for different skill focuses</w:t>
        </w:r>
      </w:ins>
    </w:p>
    <w:p w:rsidR="00000000" w:rsidDel="00000000" w:rsidP="00000000" w:rsidRDefault="00000000" w:rsidRPr="00000000" w14:paraId="000000BA">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BB">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BC">
      <w:pPr>
        <w:rPr>
          <w:ins w:author="Peter Shanks" w:id="0" w:date="2025-05-28T10:39:01Z"/>
        </w:rPr>
      </w:pPr>
      <w:ins w:author="Peter Shanks" w:id="0" w:date="2025-05-28T10:39:01Z">
        <w:r w:rsidDel="00000000" w:rsidR="00000000" w:rsidRPr="00000000">
          <w:rPr>
            <w:rtl w:val="0"/>
          </w:rPr>
          <w:t xml:space="preserve">2. **Performance Criteria Challenges**  - Convert each criterion into specific mini-games or challenges</w:t>
        </w:r>
      </w:ins>
    </w:p>
    <w:p w:rsidR="00000000" w:rsidDel="00000000" w:rsidP="00000000" w:rsidRDefault="00000000" w:rsidRPr="00000000" w14:paraId="000000BD">
      <w:pPr>
        <w:rPr>
          <w:ins w:author="Peter Shanks" w:id="0" w:date="2025-05-28T10:39:01Z"/>
        </w:rPr>
      </w:pPr>
      <w:ins w:author="Peter Shanks" w:id="0" w:date="2025-05-28T10:39:01Z">
        <w:r w:rsidDel="00000000" w:rsidR="00000000" w:rsidRPr="00000000">
          <w:rPr>
            <w:rtl w:val="0"/>
          </w:rPr>
          <w:t xml:space="preserve">  - Include timing-based mechanics for procedural skills</w:t>
        </w:r>
      </w:ins>
    </w:p>
    <w:p w:rsidR="00000000" w:rsidDel="00000000" w:rsidP="00000000" w:rsidRDefault="00000000" w:rsidRPr="00000000" w14:paraId="000000BE">
      <w:pPr>
        <w:rPr>
          <w:ins w:author="Peter Shanks" w:id="0" w:date="2025-05-28T10:39:01Z"/>
        </w:rPr>
      </w:pPr>
      <w:ins w:author="Peter Shanks" w:id="0" w:date="2025-05-28T10:39:01Z">
        <w:r w:rsidDel="00000000" w:rsidR="00000000" w:rsidRPr="00000000">
          <w:rPr>
            <w:rtl w:val="0"/>
          </w:rPr>
          <w:t xml:space="preserve">  - Add quality control checkpoints</w:t>
        </w:r>
      </w:ins>
    </w:p>
    <w:p w:rsidR="00000000" w:rsidDel="00000000" w:rsidP="00000000" w:rsidRDefault="00000000" w:rsidRPr="00000000" w14:paraId="000000BF">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0">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1">
      <w:pPr>
        <w:rPr>
          <w:ins w:author="Peter Shanks" w:id="0" w:date="2025-05-28T10:39:01Z"/>
        </w:rPr>
      </w:pPr>
      <w:ins w:author="Peter Shanks" w:id="0" w:date="2025-05-28T10:39:01Z">
        <w:r w:rsidDel="00000000" w:rsidR="00000000" w:rsidRPr="00000000">
          <w:rPr>
            <w:rtl w:val="0"/>
          </w:rPr>
          <w:t xml:space="preserve">3. **Range Statement Adaptability**  - Create variable environmental conditions</w:t>
        </w:r>
      </w:ins>
    </w:p>
    <w:p w:rsidR="00000000" w:rsidDel="00000000" w:rsidP="00000000" w:rsidRDefault="00000000" w:rsidRPr="00000000" w14:paraId="000000C2">
      <w:pPr>
        <w:rPr>
          <w:ins w:author="Peter Shanks" w:id="0" w:date="2025-05-28T10:39:01Z"/>
        </w:rPr>
      </w:pPr>
      <w:ins w:author="Peter Shanks" w:id="0" w:date="2025-05-28T10:39:01Z">
        <w:r w:rsidDel="00000000" w:rsidR="00000000" w:rsidRPr="00000000">
          <w:rPr>
            <w:rtl w:val="0"/>
          </w:rPr>
          <w:t xml:space="preserve">  - Implement equipment variations</w:t>
        </w:r>
      </w:ins>
    </w:p>
    <w:p w:rsidR="00000000" w:rsidDel="00000000" w:rsidP="00000000" w:rsidRDefault="00000000" w:rsidRPr="00000000" w14:paraId="000000C3">
      <w:pPr>
        <w:rPr>
          <w:ins w:author="Peter Shanks" w:id="0" w:date="2025-05-28T10:39:01Z"/>
        </w:rPr>
      </w:pPr>
      <w:ins w:author="Peter Shanks" w:id="0" w:date="2025-05-28T10:39:01Z">
        <w:r w:rsidDel="00000000" w:rsidR="00000000" w:rsidRPr="00000000">
          <w:rPr>
            <w:rtl w:val="0"/>
          </w:rPr>
          <w:t xml:space="preserve">  - Add customer preference systems</w:t>
        </w:r>
      </w:ins>
    </w:p>
    <w:p w:rsidR="00000000" w:rsidDel="00000000" w:rsidP="00000000" w:rsidRDefault="00000000" w:rsidRPr="00000000" w14:paraId="000000C4">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5">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6">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7">
      <w:pPr>
        <w:rPr>
          <w:ins w:author="Peter Shanks" w:id="0" w:date="2025-05-28T10:39:01Z"/>
        </w:rPr>
      </w:pPr>
      <w:ins w:author="Peter Shanks" w:id="0" w:date="2025-05-28T10:39:01Z">
        <w:r w:rsidDel="00000000" w:rsidR="00000000" w:rsidRPr="00000000">
          <w:rPr>
            <w:rtl w:val="0"/>
          </w:rPr>
          <w:t xml:space="preserve">###  Example Game Implementation: Coffee Preparation Unit</w:t>
        </w:r>
      </w:ins>
    </w:p>
    <w:p w:rsidR="00000000" w:rsidDel="00000000" w:rsidP="00000000" w:rsidRDefault="00000000" w:rsidRPr="00000000" w14:paraId="000000C8">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9">
      <w:pPr>
        <w:rPr>
          <w:ins w:author="Peter Shanks" w:id="0" w:date="2025-05-28T10:39:01Z"/>
        </w:rPr>
      </w:pPr>
      <w:ins w:author="Peter Shanks" w:id="0" w:date="2025-05-28T10:39:01Z">
        <w:r w:rsidDel="00000000" w:rsidR="00000000" w:rsidRPr="00000000">
          <w:rPr>
            <w:rtl w:val="0"/>
          </w:rPr>
          <w:t xml:space="preserve">Let's visualize how the coffee preparation unit could be structured as a game:</w:t>
        </w:r>
      </w:ins>
    </w:p>
    <w:p w:rsidR="00000000" w:rsidDel="00000000" w:rsidP="00000000" w:rsidRDefault="00000000" w:rsidRPr="00000000" w14:paraId="000000CA">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0CB">
      <w:pPr>
        <w:rPr>
          <w:ins w:author="Peter Shanks" w:id="0" w:date="2025-05-28T10:39:01Z"/>
        </w:rPr>
      </w:pPr>
      <w:ins w:author="Peter Shanks" w:id="0" w:date="2025-05-28T10:39:01Z">
        <w:r w:rsidDel="00000000" w:rsidR="00000000" w:rsidRPr="00000000">
          <w:rPr>
            <w:rtl w:val="0"/>
          </w:rPr>
          <w:t xml:space="preserve">```mermaid</w:t>
        </w:r>
      </w:ins>
    </w:p>
    <w:p w:rsidR="00000000" w:rsidDel="00000000" w:rsidP="00000000" w:rsidRDefault="00000000" w:rsidRPr="00000000" w14:paraId="000000CC">
      <w:pPr>
        <w:rPr>
          <w:ins w:author="Peter Shanks" w:id="0" w:date="2025-05-28T10:39:01Z"/>
        </w:rPr>
      </w:pPr>
      <w:ins w:author="Peter Shanks" w:id="0" w:date="2025-05-28T10:39:01Z">
        <w:r w:rsidDel="00000000" w:rsidR="00000000" w:rsidRPr="00000000">
          <w:rPr>
            <w:rtl w:val="0"/>
          </w:rPr>
          <w:t xml:space="preserve">flowchart TD</w:t>
        </w:r>
      </w:ins>
    </w:p>
    <w:p w:rsidR="00000000" w:rsidDel="00000000" w:rsidP="00000000" w:rsidRDefault="00000000" w:rsidRPr="00000000" w14:paraId="000000CD">
      <w:pPr>
        <w:rPr>
          <w:ins w:author="Peter Shanks" w:id="0" w:date="2025-05-28T10:39:01Z"/>
        </w:rPr>
      </w:pPr>
      <w:ins w:author="Peter Shanks" w:id="0" w:date="2025-05-28T10:39:01Z">
        <w:r w:rsidDel="00000000" w:rsidR="00000000" w:rsidRPr="00000000">
          <w:rPr>
            <w:rtl w:val="0"/>
          </w:rPr>
          <w:t xml:space="preserve">    classDef main fill:#1976d2,stroke:#1565c0,color:#ffffff</w:t>
        </w:r>
      </w:ins>
    </w:p>
    <w:p w:rsidR="00000000" w:rsidDel="00000000" w:rsidP="00000000" w:rsidRDefault="00000000" w:rsidRPr="00000000" w14:paraId="000000CE">
      <w:pPr>
        <w:rPr>
          <w:ins w:author="Peter Shanks" w:id="0" w:date="2025-05-28T10:39:01Z"/>
        </w:rPr>
      </w:pPr>
      <w:ins w:author="Peter Shanks" w:id="0" w:date="2025-05-28T10:39:01Z">
        <w:r w:rsidDel="00000000" w:rsidR="00000000" w:rsidRPr="00000000">
          <w:rPr>
            <w:rtl w:val="0"/>
          </w:rPr>
          <w:t xml:space="preserve">    classDef element fill:#43a047,stroke:#2e7d32,color:#ffffff</w:t>
        </w:r>
      </w:ins>
    </w:p>
    <w:p w:rsidR="00000000" w:rsidDel="00000000" w:rsidP="00000000" w:rsidRDefault="00000000" w:rsidRPr="00000000" w14:paraId="000000CF">
      <w:pPr>
        <w:rPr>
          <w:ins w:author="Peter Shanks" w:id="0" w:date="2025-05-28T10:39:01Z"/>
        </w:rPr>
      </w:pPr>
      <w:ins w:author="Peter Shanks" w:id="0" w:date="2025-05-28T10:39:01Z">
        <w:r w:rsidDel="00000000" w:rsidR="00000000" w:rsidRPr="00000000">
          <w:rPr>
            <w:rtl w:val="0"/>
          </w:rPr>
          <w:t xml:space="preserve">    classDef challenge fill:#ffa726,stroke:#f57c00,color:#000000</w:t>
        </w:r>
      </w:ins>
    </w:p>
    <w:p w:rsidR="00000000" w:rsidDel="00000000" w:rsidP="00000000" w:rsidRDefault="00000000" w:rsidRPr="00000000" w14:paraId="000000D0">
      <w:pPr>
        <w:rPr>
          <w:ins w:author="Peter Shanks" w:id="0" w:date="2025-05-28T10:39:01Z"/>
        </w:rPr>
      </w:pPr>
      <w:ins w:author="Peter Shanks" w:id="0" w:date="2025-05-28T10:39:01Z">
        <w:r w:rsidDel="00000000" w:rsidR="00000000" w:rsidRPr="00000000">
          <w:rPr>
            <w:rtl w:val="0"/>
          </w:rPr>
          <w:t xml:space="preserve">    classDef reward fill:#7cb342,stroke:#558b2f,color:#ffffff</w:t>
        </w:r>
      </w:ins>
    </w:p>
    <w:p w:rsidR="00000000" w:rsidDel="00000000" w:rsidP="00000000" w:rsidRDefault="00000000" w:rsidRPr="00000000" w14:paraId="000000D1">
      <w:pPr>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D2">
      <w:pPr>
        <w:rPr>
          <w:ins w:author="Peter Shanks" w:id="0" w:date="2025-05-28T10:39:01Z"/>
        </w:rPr>
      </w:pPr>
      <w:ins w:author="Peter Shanks" w:id="0" w:date="2025-05-28T10:39:01Z">
        <w:r w:rsidDel="00000000" w:rsidR="00000000" w:rsidRPr="00000000">
          <w:rPr>
            <w:rtl w:val="0"/>
          </w:rPr>
          <w:t xml:space="preserve">    Main["Coffee Quest Chain</w:t>
        </w:r>
      </w:ins>
    </w:p>
    <w:p w:rsidR="00000000" w:rsidDel="00000000" w:rsidP="00000000" w:rsidRDefault="00000000" w:rsidRPr="00000000" w14:paraId="000000D3">
      <w:pPr>
        <w:rPr>
          <w:ins w:author="Peter Shanks" w:id="0" w:date="2025-05-28T10:39:01Z"/>
        </w:rPr>
      </w:pPr>
      <w:ins w:author="Peter Shanks" w:id="0" w:date="2025-05-28T10:39:01Z">
        <w:r w:rsidDel="00000000" w:rsidR="00000000" w:rsidRPr="00000000">
          <w:rPr>
            <w:rtl w:val="0"/>
          </w:rPr>
          <w:t xml:space="preserve">    Prepare and Serve Espresso Coffee"]:::main</w:t>
        </w:r>
      </w:ins>
    </w:p>
    <w:p w:rsidR="00000000" w:rsidDel="00000000" w:rsidP="00000000" w:rsidRDefault="00000000" w:rsidRPr="00000000" w14:paraId="000000D4">
      <w:pPr>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D5">
      <w:pPr>
        <w:rPr>
          <w:ins w:author="Peter Shanks" w:id="0" w:date="2025-05-28T10:39:01Z"/>
        </w:rPr>
      </w:pPr>
      <w:ins w:author="Peter Shanks" w:id="0" w:date="2025-05-28T10:39:01Z">
        <w:r w:rsidDel="00000000" w:rsidR="00000000" w:rsidRPr="00000000">
          <w:rPr>
            <w:rtl w:val="0"/>
          </w:rPr>
          <w:t xml:space="preserve">    subgraph Elements["Unit Elements"]</w:t>
        </w:r>
      </w:ins>
    </w:p>
    <w:p w:rsidR="00000000" w:rsidDel="00000000" w:rsidP="00000000" w:rsidRDefault="00000000" w:rsidRPr="00000000" w14:paraId="000000D6">
      <w:pPr>
        <w:rPr>
          <w:ins w:author="Peter Shanks" w:id="0" w:date="2025-05-28T10:39:01Z"/>
        </w:rPr>
      </w:pPr>
      <w:ins w:author="Peter Shanks" w:id="0" w:date="2025-05-28T10:39:01Z">
        <w:r w:rsidDel="00000000" w:rsidR="00000000" w:rsidRPr="00000000">
          <w:rPr>
            <w:rtl w:val="0"/>
          </w:rPr>
          <w:t xml:space="preserve">        direction TB</w:t>
        </w:r>
      </w:ins>
    </w:p>
    <w:p w:rsidR="00000000" w:rsidDel="00000000" w:rsidP="00000000" w:rsidRDefault="00000000" w:rsidRPr="00000000" w14:paraId="000000D7">
      <w:pPr>
        <w:rPr>
          <w:ins w:author="Peter Shanks" w:id="0" w:date="2025-05-28T10:39:01Z"/>
        </w:rPr>
      </w:pPr>
      <w:ins w:author="Peter Shanks" w:id="0" w:date="2025-05-28T10:39:01Z">
        <w:r w:rsidDel="00000000" w:rsidR="00000000" w:rsidRPr="00000000">
          <w:rPr>
            <w:rtl w:val="0"/>
          </w:rPr>
          <w:t xml:space="preserve">        E1["Element 1:</w:t>
        </w:r>
      </w:ins>
    </w:p>
    <w:p w:rsidR="00000000" w:rsidDel="00000000" w:rsidP="00000000" w:rsidRDefault="00000000" w:rsidRPr="00000000" w14:paraId="000000D8">
      <w:pPr>
        <w:rPr>
          <w:ins w:author="Peter Shanks" w:id="0" w:date="2025-05-28T10:39:01Z"/>
        </w:rPr>
      </w:pPr>
      <w:ins w:author="Peter Shanks" w:id="0" w:date="2025-05-28T10:39:01Z">
        <w:r w:rsidDel="00000000" w:rsidR="00000000" w:rsidRPr="00000000">
          <w:rPr>
            <w:rtl w:val="0"/>
          </w:rPr>
          <w:t xml:space="preserve">        Coffee Preparation"]:::element</w:t>
        </w:r>
      </w:ins>
    </w:p>
    <w:p w:rsidR="00000000" w:rsidDel="00000000" w:rsidP="00000000" w:rsidRDefault="00000000" w:rsidRPr="00000000" w14:paraId="000000D9">
      <w:pPr>
        <w:rPr>
          <w:ins w:author="Peter Shanks" w:id="0" w:date="2025-05-28T10:39:01Z"/>
        </w:rPr>
      </w:pPr>
      <w:ins w:author="Peter Shanks" w:id="0" w:date="2025-05-28T10:39:01Z">
        <w:r w:rsidDel="00000000" w:rsidR="00000000" w:rsidRPr="00000000">
          <w:rPr>
            <w:rtl w:val="0"/>
          </w:rPr>
          <w:t xml:space="preserve">        E2["Element 2:</w:t>
        </w:r>
      </w:ins>
    </w:p>
    <w:p w:rsidR="00000000" w:rsidDel="00000000" w:rsidP="00000000" w:rsidRDefault="00000000" w:rsidRPr="00000000" w14:paraId="000000DA">
      <w:pPr>
        <w:rPr>
          <w:ins w:author="Peter Shanks" w:id="0" w:date="2025-05-28T10:39:01Z"/>
        </w:rPr>
      </w:pPr>
      <w:ins w:author="Peter Shanks" w:id="0" w:date="2025-05-28T10:39:01Z">
        <w:r w:rsidDel="00000000" w:rsidR="00000000" w:rsidRPr="00000000">
          <w:rPr>
            <w:rtl w:val="0"/>
          </w:rPr>
          <w:t xml:space="preserve">        Serving Techniques"]:::element</w:t>
        </w:r>
      </w:ins>
    </w:p>
    <w:p w:rsidR="00000000" w:rsidDel="00000000" w:rsidP="00000000" w:rsidRDefault="00000000" w:rsidRPr="00000000" w14:paraId="000000DB">
      <w:pPr>
        <w:rPr>
          <w:ins w:author="Peter Shanks" w:id="0" w:date="2025-05-28T10:39:01Z"/>
        </w:rPr>
      </w:pPr>
      <w:ins w:author="Peter Shanks" w:id="0" w:date="2025-05-28T10:39:01Z">
        <w:r w:rsidDel="00000000" w:rsidR="00000000" w:rsidRPr="00000000">
          <w:rPr>
            <w:rtl w:val="0"/>
          </w:rPr>
          <w:t xml:space="preserve">        E3["Element 3:</w:t>
        </w:r>
      </w:ins>
    </w:p>
    <w:p w:rsidR="00000000" w:rsidDel="00000000" w:rsidP="00000000" w:rsidRDefault="00000000" w:rsidRPr="00000000" w14:paraId="000000DC">
      <w:pPr>
        <w:rPr>
          <w:ins w:author="Peter Shanks" w:id="0" w:date="2025-05-28T10:39:01Z"/>
        </w:rPr>
      </w:pPr>
      <w:ins w:author="Peter Shanks" w:id="0" w:date="2025-05-28T10:39:01Z">
        <w:r w:rsidDel="00000000" w:rsidR="00000000" w:rsidRPr="00000000">
          <w:rPr>
            <w:rtl w:val="0"/>
          </w:rPr>
          <w:t xml:space="preserve">        Equipment Operation"]:::element</w:t>
        </w:r>
      </w:ins>
    </w:p>
    <w:p w:rsidR="00000000" w:rsidDel="00000000" w:rsidP="00000000" w:rsidRDefault="00000000" w:rsidRPr="00000000" w14:paraId="000000DD">
      <w:pPr>
        <w:rPr>
          <w:ins w:author="Peter Shanks" w:id="0" w:date="2025-05-28T10:39:01Z"/>
        </w:rPr>
      </w:pPr>
      <w:ins w:author="Peter Shanks" w:id="0" w:date="2025-05-28T10:39:01Z">
        <w:r w:rsidDel="00000000" w:rsidR="00000000" w:rsidRPr="00000000">
          <w:rPr>
            <w:rtl w:val="0"/>
          </w:rPr>
          <w:t xml:space="preserve">        E4["Element 4:</w:t>
        </w:r>
      </w:ins>
    </w:p>
    <w:p w:rsidR="00000000" w:rsidDel="00000000" w:rsidP="00000000" w:rsidRDefault="00000000" w:rsidRPr="00000000" w14:paraId="000000DE">
      <w:pPr>
        <w:rPr>
          <w:ins w:author="Peter Shanks" w:id="0" w:date="2025-05-28T10:39:01Z"/>
        </w:rPr>
      </w:pPr>
      <w:ins w:author="Peter Shanks" w:id="0" w:date="2025-05-28T10:39:01Z">
        <w:r w:rsidDel="00000000" w:rsidR="00000000" w:rsidRPr="00000000">
          <w:rPr>
            <w:rtl w:val="0"/>
          </w:rPr>
          <w:t xml:space="preserve">        Safety &amp; Hygiene"]:::element</w:t>
        </w:r>
      </w:ins>
    </w:p>
    <w:p w:rsidR="00000000" w:rsidDel="00000000" w:rsidP="00000000" w:rsidRDefault="00000000" w:rsidRPr="00000000" w14:paraId="000000DF">
      <w:pPr>
        <w:rPr>
          <w:ins w:author="Peter Shanks" w:id="0" w:date="2025-05-28T10:39:01Z"/>
        </w:rPr>
      </w:pPr>
      <w:ins w:author="Peter Shanks" w:id="0" w:date="2025-05-28T10:39:01Z">
        <w:r w:rsidDel="00000000" w:rsidR="00000000" w:rsidRPr="00000000">
          <w:rPr>
            <w:rtl w:val="0"/>
          </w:rPr>
          <w:t xml:space="preserve">    end</w:t>
        </w:r>
      </w:ins>
    </w:p>
    <w:p w:rsidR="00000000" w:rsidDel="00000000" w:rsidP="00000000" w:rsidRDefault="00000000" w:rsidRPr="00000000" w14:paraId="000000E0">
      <w:pPr>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E1">
      <w:pPr>
        <w:rPr>
          <w:ins w:author="Peter Shanks" w:id="0" w:date="2025-05-28T10:39:01Z"/>
        </w:rPr>
      </w:pPr>
      <w:ins w:author="Peter Shanks" w:id="0" w:date="2025-05-28T10:39:01Z">
        <w:r w:rsidDel="00000000" w:rsidR="00000000" w:rsidRPr="00000000">
          <w:rPr>
            <w:rtl w:val="0"/>
          </w:rPr>
          <w:t xml:space="preserve">    subgraph Challenges["Performance Criteria"]</w:t>
        </w:r>
      </w:ins>
    </w:p>
    <w:p w:rsidR="00000000" w:rsidDel="00000000" w:rsidP="00000000" w:rsidRDefault="00000000" w:rsidRPr="00000000" w14:paraId="000000E2">
      <w:pPr>
        <w:rPr>
          <w:ins w:author="Peter Shanks" w:id="0" w:date="2025-05-28T10:39:01Z"/>
        </w:rPr>
      </w:pPr>
      <w:ins w:author="Peter Shanks" w:id="0" w:date="2025-05-28T10:39:01Z">
        <w:r w:rsidDel="00000000" w:rsidR="00000000" w:rsidRPr="00000000">
          <w:rPr>
            <w:rtl w:val="0"/>
          </w:rPr>
          <w:t xml:space="preserve">        direction TB</w:t>
        </w:r>
      </w:ins>
    </w:p>
    <w:p w:rsidR="00000000" w:rsidDel="00000000" w:rsidP="00000000" w:rsidRDefault="00000000" w:rsidRPr="00000000" w14:paraId="000000E3">
      <w:pPr>
        <w:rPr>
          <w:ins w:author="Peter Shanks" w:id="0" w:date="2025-05-28T10:39:01Z"/>
        </w:rPr>
      </w:pPr>
      <w:ins w:author="Peter Shanks" w:id="0" w:date="2025-05-28T10:39:01Z">
        <w:r w:rsidDel="00000000" w:rsidR="00000000" w:rsidRPr="00000000">
          <w:rPr>
            <w:rtl w:val="0"/>
          </w:rPr>
          <w:t xml:space="preserve">        C1["Grinding Challenge</w:t>
        </w:r>
      </w:ins>
    </w:p>
    <w:p w:rsidR="00000000" w:rsidDel="00000000" w:rsidP="00000000" w:rsidRDefault="00000000" w:rsidRPr="00000000" w14:paraId="000000E4">
      <w:pPr>
        <w:rPr>
          <w:ins w:author="Peter Shanks" w:id="0" w:date="2025-05-28T10:39:01Z"/>
        </w:rPr>
      </w:pPr>
      <w:ins w:author="Peter Shanks" w:id="0" w:date="2025-05-28T10:39:01Z">
        <w:r w:rsidDel="00000000" w:rsidR="00000000" w:rsidRPr="00000000">
          <w:rPr>
            <w:rtl w:val="0"/>
          </w:rPr>
          <w:t xml:space="preserve">        • Time Attack Mode</w:t>
        </w:r>
      </w:ins>
    </w:p>
    <w:p w:rsidR="00000000" w:rsidDel="00000000" w:rsidP="00000000" w:rsidRDefault="00000000" w:rsidRPr="00000000" w14:paraId="000000E5">
      <w:pPr>
        <w:rPr>
          <w:ins w:author="Peter Shanks" w:id="0" w:date="2025-05-28T10:39:01Z"/>
        </w:rPr>
      </w:pPr>
      <w:ins w:author="Peter Shanks" w:id="0" w:date="2025-05-28T10:39:01Z">
        <w:r w:rsidDel="00000000" w:rsidR="00000000" w:rsidRPr="00000000">
          <w:rPr>
            <w:rtl w:val="0"/>
          </w:rPr>
          <w:t xml:space="preserve">        • Accuracy Bonus"]:::challenge</w:t>
        </w:r>
      </w:ins>
    </w:p>
    <w:p w:rsidR="00000000" w:rsidDel="00000000" w:rsidP="00000000" w:rsidRDefault="00000000" w:rsidRPr="00000000" w14:paraId="000000E6">
      <w:pPr>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E7">
      <w:pPr>
        <w:rPr>
          <w:ins w:author="Peter Shanks" w:id="0" w:date="2025-05-28T10:39:01Z"/>
        </w:rPr>
      </w:pPr>
      <w:ins w:author="Peter Shanks" w:id="0" w:date="2025-05-28T10:39:01Z">
        <w:r w:rsidDel="00000000" w:rsidR="00000000" w:rsidRPr="00000000">
          <w:rPr>
            <w:rtl w:val="0"/>
          </w:rPr>
          <w:t xml:space="preserve">        C2["Extraction Trial</w:t>
        </w:r>
      </w:ins>
    </w:p>
    <w:p w:rsidR="00000000" w:rsidDel="00000000" w:rsidP="00000000" w:rsidRDefault="00000000" w:rsidRPr="00000000" w14:paraId="000000E8">
      <w:pPr>
        <w:rPr>
          <w:ins w:author="Peter Shanks" w:id="0" w:date="2025-05-28T10:39:01Z"/>
        </w:rPr>
      </w:pPr>
      <w:ins w:author="Peter Shanks" w:id="0" w:date="2025-05-28T10:39:01Z">
        <w:r w:rsidDel="00000000" w:rsidR="00000000" w:rsidRPr="00000000">
          <w:rPr>
            <w:rtl w:val="0"/>
          </w:rPr>
          <w:t xml:space="preserve">        • Pressure Control</w:t>
        </w:r>
      </w:ins>
    </w:p>
    <w:p w:rsidR="00000000" w:rsidDel="00000000" w:rsidP="00000000" w:rsidRDefault="00000000" w:rsidRPr="00000000" w14:paraId="000000E9">
      <w:pPr>
        <w:rPr>
          <w:ins w:author="Peter Shanks" w:id="0" w:date="2025-05-28T10:39:01Z"/>
        </w:rPr>
      </w:pPr>
      <w:ins w:author="Peter Shanks" w:id="0" w:date="2025-05-28T10:39:01Z">
        <w:r w:rsidDel="00000000" w:rsidR="00000000" w:rsidRPr="00000000">
          <w:rPr>
            <w:rtl w:val="0"/>
          </w:rPr>
          <w:t xml:space="preserve">        • Timing Mini-game"]:::challenge</w:t>
        </w:r>
      </w:ins>
    </w:p>
    <w:p w:rsidR="00000000" w:rsidDel="00000000" w:rsidP="00000000" w:rsidRDefault="00000000" w:rsidRPr="00000000" w14:paraId="000000EA">
      <w:pPr>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EB">
      <w:pPr>
        <w:rPr>
          <w:ins w:author="Peter Shanks" w:id="0" w:date="2025-05-28T10:39:01Z"/>
        </w:rPr>
      </w:pPr>
      <w:ins w:author="Peter Shanks" w:id="0" w:date="2025-05-28T10:39:01Z">
        <w:r w:rsidDel="00000000" w:rsidR="00000000" w:rsidRPr="00000000">
          <w:rPr>
            <w:rtl w:val="0"/>
          </w:rPr>
          <w:t xml:space="preserve">        C3["Steaming Showdown</w:t>
        </w:r>
      </w:ins>
    </w:p>
    <w:p w:rsidR="00000000" w:rsidDel="00000000" w:rsidP="00000000" w:rsidRDefault="00000000" w:rsidRPr="00000000" w14:paraId="000000EC">
      <w:pPr>
        <w:rPr>
          <w:ins w:author="Peter Shanks" w:id="0" w:date="2025-05-28T10:39:01Z"/>
        </w:rPr>
      </w:pPr>
      <w:ins w:author="Peter Shanks" w:id="0" w:date="2025-05-28T10:39:01Z">
        <w:r w:rsidDel="00000000" w:rsidR="00000000" w:rsidRPr="00000000">
          <w:rPr>
            <w:rtl w:val="0"/>
          </w:rPr>
          <w:t xml:space="preserve">        • Temperature Management</w:t>
        </w:r>
      </w:ins>
    </w:p>
    <w:p w:rsidR="00000000" w:rsidDel="00000000" w:rsidP="00000000" w:rsidRDefault="00000000" w:rsidRPr="00000000" w14:paraId="000000ED">
      <w:pPr>
        <w:rPr>
          <w:ins w:author="Peter Shanks" w:id="0" w:date="2025-05-28T10:39:01Z"/>
        </w:rPr>
      </w:pPr>
      <w:ins w:author="Peter Shanks" w:id="0" w:date="2025-05-28T10:39:01Z">
        <w:r w:rsidDel="00000000" w:rsidR="00000000" w:rsidRPr="00000000">
          <w:rPr>
            <w:rtl w:val="0"/>
          </w:rPr>
          <w:t xml:space="preserve">        • Texture Achievement"]:::challenge</w:t>
        </w:r>
      </w:ins>
    </w:p>
    <w:p w:rsidR="00000000" w:rsidDel="00000000" w:rsidP="00000000" w:rsidRDefault="00000000" w:rsidRPr="00000000" w14:paraId="000000EE">
      <w:pPr>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EF">
      <w:pPr>
        <w:rPr>
          <w:ins w:author="Peter Shanks" w:id="0" w:date="2025-05-28T10:39:01Z"/>
        </w:rPr>
      </w:pPr>
      <w:ins w:author="Peter Shanks" w:id="0" w:date="2025-05-28T10:39:01Z">
        <w:r w:rsidDel="00000000" w:rsidR="00000000" w:rsidRPr="00000000">
          <w:rPr>
            <w:rtl w:val="0"/>
          </w:rPr>
          <w:t xml:space="preserve">        C4["Safety Protocol</w:t>
        </w:r>
      </w:ins>
    </w:p>
    <w:p w:rsidR="00000000" w:rsidDel="00000000" w:rsidP="00000000" w:rsidRDefault="00000000" w:rsidRPr="00000000" w14:paraId="000000F0">
      <w:pPr>
        <w:rPr>
          <w:ins w:author="Peter Shanks" w:id="0" w:date="2025-05-28T10:39:01Z"/>
        </w:rPr>
      </w:pPr>
      <w:ins w:author="Peter Shanks" w:id="0" w:date="2025-05-28T10:39:01Z">
        <w:r w:rsidDel="00000000" w:rsidR="00000000" w:rsidRPr="00000000">
          <w:rPr>
            <w:rtl w:val="0"/>
          </w:rPr>
          <w:t xml:space="preserve">        • Hazard Detection</w:t>
        </w:r>
      </w:ins>
    </w:p>
    <w:p w:rsidR="00000000" w:rsidDel="00000000" w:rsidP="00000000" w:rsidRDefault="00000000" w:rsidRPr="00000000" w14:paraId="000000F1">
      <w:pPr>
        <w:rPr>
          <w:ins w:author="Peter Shanks" w:id="0" w:date="2025-05-28T10:39:01Z"/>
        </w:rPr>
      </w:pPr>
      <w:ins w:author="Peter Shanks" w:id="0" w:date="2025-05-28T10:39:01Z">
        <w:r w:rsidDel="00000000" w:rsidR="00000000" w:rsidRPr="00000000">
          <w:rPr>
            <w:rtl w:val="0"/>
          </w:rPr>
          <w:t xml:space="preserve">        • Cleanliness Meter"]:::challenge</w:t>
        </w:r>
      </w:ins>
    </w:p>
    <w:p w:rsidR="00000000" w:rsidDel="00000000" w:rsidP="00000000" w:rsidRDefault="00000000" w:rsidRPr="00000000" w14:paraId="000000F2">
      <w:pPr>
        <w:rPr>
          <w:ins w:author="Peter Shanks" w:id="0" w:date="2025-05-28T10:39:01Z"/>
        </w:rPr>
      </w:pPr>
      <w:ins w:author="Peter Shanks" w:id="0" w:date="2025-05-28T10:39:01Z">
        <w:r w:rsidDel="00000000" w:rsidR="00000000" w:rsidRPr="00000000">
          <w:rPr>
            <w:rtl w:val="0"/>
          </w:rPr>
          <w:t xml:space="preserve">    end</w:t>
        </w:r>
      </w:ins>
    </w:p>
    <w:p w:rsidR="00000000" w:rsidDel="00000000" w:rsidP="00000000" w:rsidRDefault="00000000" w:rsidRPr="00000000" w14:paraId="000000F3">
      <w:pPr>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F4">
      <w:pPr>
        <w:rPr>
          <w:ins w:author="Peter Shanks" w:id="0" w:date="2025-05-28T10:39:01Z"/>
        </w:rPr>
      </w:pPr>
      <w:ins w:author="Peter Shanks" w:id="0" w:date="2025-05-28T10:39:01Z">
        <w:r w:rsidDel="00000000" w:rsidR="00000000" w:rsidRPr="00000000">
          <w:rPr>
            <w:rtl w:val="0"/>
          </w:rPr>
          <w:t xml:space="preserve">    Main --&gt; Elements</w:t>
        </w:r>
      </w:ins>
    </w:p>
    <w:p w:rsidR="00000000" w:rsidDel="00000000" w:rsidP="00000000" w:rsidRDefault="00000000" w:rsidRPr="00000000" w14:paraId="000000F5">
      <w:pPr>
        <w:rPr>
          <w:ins w:author="Peter Shanks" w:id="0" w:date="2025-05-28T10:39:01Z"/>
        </w:rPr>
      </w:pPr>
      <w:ins w:author="Peter Shanks" w:id="0" w:date="2025-05-28T10:39:01Z">
        <w:r w:rsidDel="00000000" w:rsidR="00000000" w:rsidRPr="00000000">
          <w:rPr>
            <w:rtl w:val="0"/>
          </w:rPr>
          <w:t xml:space="preserve">    E1 --&gt; C1 &amp; C2</w:t>
        </w:r>
      </w:ins>
    </w:p>
    <w:p w:rsidR="00000000" w:rsidDel="00000000" w:rsidP="00000000" w:rsidRDefault="00000000" w:rsidRPr="00000000" w14:paraId="000000F6">
      <w:pPr>
        <w:rPr>
          <w:ins w:author="Peter Shanks" w:id="0" w:date="2025-05-28T10:39:01Z"/>
        </w:rPr>
      </w:pPr>
      <w:ins w:author="Peter Shanks" w:id="0" w:date="2025-05-28T10:39:01Z">
        <w:r w:rsidDel="00000000" w:rsidR="00000000" w:rsidRPr="00000000">
          <w:rPr>
            <w:rtl w:val="0"/>
          </w:rPr>
          <w:t xml:space="preserve">    E2 --&gt; C3</w:t>
        </w:r>
      </w:ins>
    </w:p>
    <w:p w:rsidR="00000000" w:rsidDel="00000000" w:rsidP="00000000" w:rsidRDefault="00000000" w:rsidRPr="00000000" w14:paraId="000000F7">
      <w:pPr>
        <w:rPr>
          <w:ins w:author="Peter Shanks" w:id="0" w:date="2025-05-28T10:39:01Z"/>
        </w:rPr>
      </w:pPr>
      <w:ins w:author="Peter Shanks" w:id="0" w:date="2025-05-28T10:39:01Z">
        <w:r w:rsidDel="00000000" w:rsidR="00000000" w:rsidRPr="00000000">
          <w:rPr>
            <w:rtl w:val="0"/>
          </w:rPr>
          <w:t xml:space="preserve">    E3 --&gt; C4</w:t>
        </w:r>
      </w:ins>
    </w:p>
    <w:p w:rsidR="00000000" w:rsidDel="00000000" w:rsidP="00000000" w:rsidRDefault="00000000" w:rsidRPr="00000000" w14:paraId="000000F8">
      <w:pPr>
        <w:rPr>
          <w:ins w:author="Peter Shanks" w:id="0" w:date="2025-05-28T10:39:01Z"/>
        </w:rPr>
      </w:pPr>
      <w:ins w:author="Peter Shanks" w:id="0" w:date="2025-05-28T10:39:01Z">
        <w:r w:rsidDel="00000000" w:rsidR="00000000" w:rsidRPr="00000000">
          <w:rPr>
            <w:rtl w:val="0"/>
          </w:rPr>
          <w:t xml:space="preserve">    </w:t>
        </w:r>
      </w:ins>
    </w:p>
    <w:p w:rsidR="00000000" w:rsidDel="00000000" w:rsidP="00000000" w:rsidRDefault="00000000" w:rsidRPr="00000000" w14:paraId="000000F9">
      <w:pPr>
        <w:rPr>
          <w:ins w:author="Peter Shanks" w:id="0" w:date="2025-05-28T10:39:01Z"/>
        </w:rPr>
      </w:pPr>
      <w:ins w:author="Peter Shanks" w:id="0" w:date="2025-05-28T10:39:01Z">
        <w:r w:rsidDel="00000000" w:rsidR="00000000" w:rsidRPr="00000000">
          <w:rPr>
            <w:rtl w:val="0"/>
          </w:rPr>
          <w:t xml:space="preserve">    C1 &amp; C2 &amp; C3 &amp; C4 --&gt; Rewards["Achievement System</w:t>
        </w:r>
      </w:ins>
    </w:p>
    <w:p w:rsidR="00000000" w:rsidDel="00000000" w:rsidP="00000000" w:rsidRDefault="00000000" w:rsidRPr="00000000" w14:paraId="000000FA">
      <w:pPr>
        <w:rPr>
          <w:ins w:author="Peter Shanks" w:id="0" w:date="2025-05-28T10:39:01Z"/>
        </w:rPr>
      </w:pPr>
      <w:ins w:author="Peter Shanks" w:id="0" w:date="2025-05-28T10:39:01Z">
        <w:r w:rsidDel="00000000" w:rsidR="00000000" w:rsidRPr="00000000">
          <w:rPr>
            <w:rtl w:val="0"/>
          </w:rPr>
          <w:t xml:space="preserve">    ⭐ Master Barista</w:t>
        </w:r>
      </w:ins>
    </w:p>
    <w:p w:rsidR="00000000" w:rsidDel="00000000" w:rsidP="00000000" w:rsidRDefault="00000000" w:rsidRPr="00000000" w14:paraId="000000FB">
      <w:pPr>
        <w:rPr>
          <w:ins w:author="Peter Shanks" w:id="0" w:date="2025-05-28T10:39:01Z"/>
        </w:rPr>
      </w:pPr>
      <w:ins w:author="Peter Shanks" w:id="0" w:date="2025-05-28T10:39:01Z">
        <w:r w:rsidDel="00000000" w:rsidR="00000000" w:rsidRPr="00000000">
          <w:rPr>
            <w:rtl w:val="0"/>
          </w:rPr>
          <w:t xml:space="preserve">    🏆 Perfect Extraction</w:t>
        </w:r>
      </w:ins>
    </w:p>
    <w:p w:rsidR="00000000" w:rsidDel="00000000" w:rsidP="00000000" w:rsidRDefault="00000000" w:rsidRPr="00000000" w14:paraId="000000FC">
      <w:pPr>
        <w:rPr>
          <w:ins w:author="Peter Shanks" w:id="0" w:date="2025-05-28T10:39:01Z"/>
        </w:rPr>
      </w:pPr>
      <w:ins w:author="Peter Shanks" w:id="0" w:date="2025-05-28T10:39:01Z">
        <w:r w:rsidDel="00000000" w:rsidR="00000000" w:rsidRPr="00000000">
          <w:rPr>
            <w:rtl w:val="0"/>
          </w:rPr>
          <w:t xml:space="preserve">    🎯 Speed Demon</w:t>
        </w:r>
      </w:ins>
    </w:p>
    <w:p w:rsidR="00000000" w:rsidDel="00000000" w:rsidP="00000000" w:rsidRDefault="00000000" w:rsidRPr="00000000" w14:paraId="000000FD">
      <w:pPr>
        <w:rPr>
          <w:ins w:author="Peter Shanks" w:id="0" w:date="2025-05-28T10:39:01Z"/>
        </w:rPr>
      </w:pPr>
      <w:ins w:author="Peter Shanks" w:id="0" w:date="2025-05-28T10:39:01Z">
        <w:r w:rsidDel="00000000" w:rsidR="00000000" w:rsidRPr="00000000">
          <w:rPr>
            <w:rtl w:val="0"/>
          </w:rPr>
          <w:t xml:space="preserve">    ✨ Safety Expert"]:::reward</w:t>
        </w:r>
      </w:ins>
    </w:p>
    <w:p w:rsidR="00000000" w:rsidDel="00000000" w:rsidP="00000000" w:rsidRDefault="00000000" w:rsidRPr="00000000" w14:paraId="000000FE">
      <w:pPr>
        <w:rPr>
          <w:ins w:author="Peter Shanks" w:id="0" w:date="2025-05-28T10:39:01Z"/>
        </w:rPr>
      </w:pPr>
      <w:ins w:author="Peter Shanks" w:id="0" w:date="2025-05-28T10:39:01Z">
        <w:r w:rsidDel="00000000" w:rsidR="00000000" w:rsidRPr="00000000">
          <w:rPr>
            <w:rtl w:val="0"/>
          </w:rPr>
          <w:t xml:space="preserve">```</w:t>
        </w:r>
      </w:ins>
    </w:p>
    <w:p w:rsidR="00000000" w:rsidDel="00000000" w:rsidP="00000000" w:rsidRDefault="00000000" w:rsidRPr="00000000" w14:paraId="000000FF">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0">
      <w:pPr>
        <w:rPr>
          <w:ins w:author="Peter Shanks" w:id="0" w:date="2025-05-28T10:39:01Z"/>
        </w:rPr>
      </w:pPr>
      <w:ins w:author="Peter Shanks" w:id="0" w:date="2025-05-28T10:39:01Z">
        <w:r w:rsidDel="00000000" w:rsidR="00000000" w:rsidRPr="00000000">
          <w:rPr>
            <w:rtl w:val="0"/>
          </w:rPr>
          <w:t xml:space="preserve">The diagram above illustrates our game structure, where:</w:t>
        </w:r>
      </w:ins>
    </w:p>
    <w:p w:rsidR="00000000" w:rsidDel="00000000" w:rsidP="00000000" w:rsidRDefault="00000000" w:rsidRPr="00000000" w14:paraId="00000101">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2">
      <w:pPr>
        <w:rPr>
          <w:ins w:author="Peter Shanks" w:id="0" w:date="2025-05-28T10:39:01Z"/>
        </w:rPr>
      </w:pPr>
      <w:ins w:author="Peter Shanks" w:id="0" w:date="2025-05-28T10:39:01Z">
        <w:r w:rsidDel="00000000" w:rsidR="00000000" w:rsidRPr="00000000">
          <w:rPr>
            <w:rtl w:val="0"/>
          </w:rPr>
          <w:t xml:space="preserve">- Blue represents the main quest chain</w:t>
        </w:r>
      </w:ins>
    </w:p>
    <w:p w:rsidR="00000000" w:rsidDel="00000000" w:rsidP="00000000" w:rsidRDefault="00000000" w:rsidRPr="00000000" w14:paraId="00000103">
      <w:pPr>
        <w:rPr>
          <w:ins w:author="Peter Shanks" w:id="0" w:date="2025-05-28T10:39:01Z"/>
        </w:rPr>
      </w:pPr>
      <w:ins w:author="Peter Shanks" w:id="0" w:date="2025-05-28T10:39:01Z">
        <w:r w:rsidDel="00000000" w:rsidR="00000000" w:rsidRPr="00000000">
          <w:rPr>
            <w:rtl w:val="0"/>
          </w:rPr>
          <w:t xml:space="preserve">- Green boxes show the core unit elements</w:t>
        </w:r>
      </w:ins>
    </w:p>
    <w:p w:rsidR="00000000" w:rsidDel="00000000" w:rsidP="00000000" w:rsidRDefault="00000000" w:rsidRPr="00000000" w14:paraId="00000104">
      <w:pPr>
        <w:rPr>
          <w:ins w:author="Peter Shanks" w:id="0" w:date="2025-05-28T10:39:01Z"/>
        </w:rPr>
      </w:pPr>
      <w:ins w:author="Peter Shanks" w:id="0" w:date="2025-05-28T10:39:01Z">
        <w:r w:rsidDel="00000000" w:rsidR="00000000" w:rsidRPr="00000000">
          <w:rPr>
            <w:rtl w:val="0"/>
          </w:rPr>
          <w:t xml:space="preserve">- Orange indicates individual challenges</w:t>
        </w:r>
      </w:ins>
    </w:p>
    <w:p w:rsidR="00000000" w:rsidDel="00000000" w:rsidP="00000000" w:rsidRDefault="00000000" w:rsidRPr="00000000" w14:paraId="00000105">
      <w:pPr>
        <w:rPr>
          <w:ins w:author="Peter Shanks" w:id="0" w:date="2025-05-28T10:39:01Z"/>
        </w:rPr>
      </w:pPr>
      <w:ins w:author="Peter Shanks" w:id="0" w:date="2025-05-28T10:39:01Z">
        <w:r w:rsidDel="00000000" w:rsidR="00000000" w:rsidRPr="00000000">
          <w:rPr>
            <w:rtl w:val="0"/>
          </w:rPr>
          <w:t xml:space="preserve">- Light green highlights achievement rewards</w:t>
        </w:r>
      </w:ins>
    </w:p>
    <w:p w:rsidR="00000000" w:rsidDel="00000000" w:rsidP="00000000" w:rsidRDefault="00000000" w:rsidRPr="00000000" w14:paraId="00000106">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7">
      <w:pPr>
        <w:rPr>
          <w:ins w:author="Peter Shanks" w:id="0" w:date="2025-05-28T10:39:01Z"/>
        </w:rPr>
      </w:pPr>
      <w:ins w:author="Peter Shanks" w:id="0" w:date="2025-05-28T10:39:01Z">
        <w:r w:rsidDel="00000000" w:rsidR="00000000" w:rsidRPr="00000000">
          <w:rPr>
            <w:rtl w:val="0"/>
          </w:rPr>
          <w:t xml:space="preserve">Players progress through the elements sequentially, completing challenges within each element to unlock higher-level content and achievements.</w:t>
        </w:r>
      </w:ins>
    </w:p>
    <w:p w:rsidR="00000000" w:rsidDel="00000000" w:rsidP="00000000" w:rsidRDefault="00000000" w:rsidRPr="00000000" w14:paraId="00000108">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9">
      <w:pPr>
        <w:rPr>
          <w:ins w:author="Peter Shanks" w:id="0" w:date="2025-05-28T10:39:01Z"/>
        </w:rPr>
      </w:pPr>
      <w:ins w:author="Peter Shanks" w:id="0" w:date="2025-05-28T10:39:01Z">
        <w:r w:rsidDel="00000000" w:rsidR="00000000" w:rsidRPr="00000000">
          <w:rPr>
            <w:rtl w:val="0"/>
          </w:rPr>
          <w:t xml:space="preserve">###  Detailed Game Mechanics Examples</w:t>
        </w:r>
      </w:ins>
    </w:p>
    <w:p w:rsidR="00000000" w:rsidDel="00000000" w:rsidP="00000000" w:rsidRDefault="00000000" w:rsidRPr="00000000" w14:paraId="0000010A">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B">
      <w:pPr>
        <w:rPr>
          <w:ins w:author="Peter Shanks" w:id="0" w:date="2025-05-28T10:39:01Z"/>
        </w:rPr>
      </w:pPr>
      <w:ins w:author="Peter Shanks" w:id="0" w:date="2025-05-28T10:39:01Z">
        <w:r w:rsidDel="00000000" w:rsidR="00000000" w:rsidRPr="00000000">
          <w:rPr>
            <w:rtl w:val="0"/>
          </w:rPr>
          <w:t xml:space="preserve">1. **Grinding Challenge (Element 1)**  - Time Attack Mode: Players must grind precise amounts within time limits</w:t>
        </w:r>
      </w:ins>
    </w:p>
    <w:p w:rsidR="00000000" w:rsidDel="00000000" w:rsidP="00000000" w:rsidRDefault="00000000" w:rsidRPr="00000000" w14:paraId="0000010C">
      <w:pPr>
        <w:rPr>
          <w:ins w:author="Peter Shanks" w:id="0" w:date="2025-05-28T10:39:01Z"/>
        </w:rPr>
      </w:pPr>
      <w:ins w:author="Peter Shanks" w:id="0" w:date="2025-05-28T10:39:01Z">
        <w:r w:rsidDel="00000000" w:rsidR="00000000" w:rsidRPr="00000000">
          <w:rPr>
            <w:rtl w:val="0"/>
          </w:rPr>
          <w:t xml:space="preserve">  - Accuracy Bonus: Reward perfect measurements with bonus XP</w:t>
        </w:r>
      </w:ins>
    </w:p>
    <w:p w:rsidR="00000000" w:rsidDel="00000000" w:rsidP="00000000" w:rsidRDefault="00000000" w:rsidRPr="00000000" w14:paraId="0000010D">
      <w:pPr>
        <w:rPr>
          <w:ins w:author="Peter Shanks" w:id="0" w:date="2025-05-28T10:39:01Z"/>
        </w:rPr>
      </w:pPr>
      <w:ins w:author="Peter Shanks" w:id="0" w:date="2025-05-28T10:39:01Z">
        <w:r w:rsidDel="00000000" w:rsidR="00000000" w:rsidRPr="00000000">
          <w:rPr>
            <w:rtl w:val="0"/>
          </w:rPr>
          <w:t xml:space="preserve">  - Progressive Difficulty: Increasing bean quantities and precision requirements</w:t>
        </w:r>
      </w:ins>
    </w:p>
    <w:p w:rsidR="00000000" w:rsidDel="00000000" w:rsidP="00000000" w:rsidRDefault="00000000" w:rsidRPr="00000000" w14:paraId="0000010E">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0F">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0">
      <w:pPr>
        <w:rPr>
          <w:ins w:author="Peter Shanks" w:id="0" w:date="2025-05-28T10:39:01Z"/>
        </w:rPr>
      </w:pPr>
      <w:ins w:author="Peter Shanks" w:id="0" w:date="2025-05-28T10:39:01Z">
        <w:r w:rsidDel="00000000" w:rsidR="00000000" w:rsidRPr="00000000">
          <w:rPr>
            <w:rtl w:val="0"/>
          </w:rPr>
          <w:t xml:space="preserve">2. **Extraction Trial (Element 1)**  - Pressure Control: Use rhythm-game mechanics for optimal extraction</w:t>
        </w:r>
      </w:ins>
    </w:p>
    <w:p w:rsidR="00000000" w:rsidDel="00000000" w:rsidP="00000000" w:rsidRDefault="00000000" w:rsidRPr="00000000" w14:paraId="00000111">
      <w:pPr>
        <w:rPr>
          <w:ins w:author="Peter Shanks" w:id="0" w:date="2025-05-28T10:39:01Z"/>
        </w:rPr>
      </w:pPr>
      <w:ins w:author="Peter Shanks" w:id="0" w:date="2025-05-28T10:39:01Z">
        <w:r w:rsidDel="00000000" w:rsidR="00000000" w:rsidRPr="00000000">
          <w:rPr>
            <w:rtl w:val="0"/>
          </w:rPr>
          <w:t xml:space="preserve">  - Timing Mini-game: Match timing bars for perfect shot duration</w:t>
        </w:r>
      </w:ins>
    </w:p>
    <w:p w:rsidR="00000000" w:rsidDel="00000000" w:rsidP="00000000" w:rsidRDefault="00000000" w:rsidRPr="00000000" w14:paraId="00000112">
      <w:pPr>
        <w:rPr>
          <w:ins w:author="Peter Shanks" w:id="0" w:date="2025-05-28T10:39:01Z"/>
        </w:rPr>
      </w:pPr>
      <w:ins w:author="Peter Shanks" w:id="0" w:date="2025-05-28T10:39:01Z">
        <w:r w:rsidDel="00000000" w:rsidR="00000000" w:rsidRPr="00000000">
          <w:rPr>
            <w:rtl w:val="0"/>
          </w:rPr>
          <w:t xml:space="preserve">  - Combo System: Chain successful extractions for bonus points</w:t>
        </w:r>
      </w:ins>
    </w:p>
    <w:p w:rsidR="00000000" w:rsidDel="00000000" w:rsidP="00000000" w:rsidRDefault="00000000" w:rsidRPr="00000000" w14:paraId="00000113">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4">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5">
      <w:pPr>
        <w:rPr>
          <w:ins w:author="Peter Shanks" w:id="0" w:date="2025-05-28T10:39:01Z"/>
        </w:rPr>
      </w:pPr>
      <w:ins w:author="Peter Shanks" w:id="0" w:date="2025-05-28T10:39:01Z">
        <w:r w:rsidDel="00000000" w:rsidR="00000000" w:rsidRPr="00000000">
          <w:rPr>
            <w:rtl w:val="0"/>
          </w:rPr>
          <w:t xml:space="preserve">3. **Steaming Showdown (Element 2)**  - Temperature Management: Balance hot/cold meters for perfect milk temperature</w:t>
        </w:r>
      </w:ins>
    </w:p>
    <w:p w:rsidR="00000000" w:rsidDel="00000000" w:rsidP="00000000" w:rsidRDefault="00000000" w:rsidRPr="00000000" w14:paraId="00000116">
      <w:pPr>
        <w:rPr>
          <w:ins w:author="Peter Shanks" w:id="0" w:date="2025-05-28T10:39:01Z"/>
        </w:rPr>
      </w:pPr>
      <w:ins w:author="Peter Shanks" w:id="0" w:date="2025-05-28T10:39:01Z">
        <w:r w:rsidDel="00000000" w:rsidR="00000000" w:rsidRPr="00000000">
          <w:rPr>
            <w:rtl w:val="0"/>
          </w:rPr>
          <w:t xml:space="preserve">  - Texture Achievement: Pattern-matching game for correct microfoam creation</w:t>
        </w:r>
      </w:ins>
    </w:p>
    <w:p w:rsidR="00000000" w:rsidDel="00000000" w:rsidP="00000000" w:rsidRDefault="00000000" w:rsidRPr="00000000" w14:paraId="00000117">
      <w:pPr>
        <w:rPr>
          <w:ins w:author="Peter Shanks" w:id="0" w:date="2025-05-28T10:39:01Z"/>
        </w:rPr>
      </w:pPr>
      <w:ins w:author="Peter Shanks" w:id="0" w:date="2025-05-28T10:39:01Z">
        <w:r w:rsidDel="00000000" w:rsidR="00000000" w:rsidRPr="00000000">
          <w:rPr>
            <w:rtl w:val="0"/>
          </w:rPr>
          <w:t xml:space="preserve">  - Customer Satisfaction: Serve drinks meeting specific temperature/texture requirements</w:t>
        </w:r>
      </w:ins>
    </w:p>
    <w:p w:rsidR="00000000" w:rsidDel="00000000" w:rsidP="00000000" w:rsidRDefault="00000000" w:rsidRPr="00000000" w14:paraId="00000118">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9">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A">
      <w:pPr>
        <w:rPr>
          <w:ins w:author="Peter Shanks" w:id="0" w:date="2025-05-28T10:39:01Z"/>
        </w:rPr>
      </w:pPr>
      <w:ins w:author="Peter Shanks" w:id="0" w:date="2025-05-28T10:39:01Z">
        <w:r w:rsidDel="00000000" w:rsidR="00000000" w:rsidRPr="00000000">
          <w:rPr>
            <w:rtl w:val="0"/>
          </w:rPr>
          <w:t xml:space="preserve">4. **Safety Protocol (Element 4)**  - Hazard Detection: Quick-time events for identifying safety risks</w:t>
        </w:r>
      </w:ins>
    </w:p>
    <w:p w:rsidR="00000000" w:rsidDel="00000000" w:rsidP="00000000" w:rsidRDefault="00000000" w:rsidRPr="00000000" w14:paraId="0000011B">
      <w:pPr>
        <w:rPr>
          <w:ins w:author="Peter Shanks" w:id="0" w:date="2025-05-28T10:39:01Z"/>
        </w:rPr>
      </w:pPr>
      <w:ins w:author="Peter Shanks" w:id="0" w:date="2025-05-28T10:39:01Z">
        <w:r w:rsidDel="00000000" w:rsidR="00000000" w:rsidRPr="00000000">
          <w:rPr>
            <w:rtl w:val="0"/>
          </w:rPr>
          <w:t xml:space="preserve">  - Cleanliness Meter: Maintain area cleanliness through timed cleaning challenges</w:t>
        </w:r>
      </w:ins>
    </w:p>
    <w:p w:rsidR="00000000" w:rsidDel="00000000" w:rsidP="00000000" w:rsidRDefault="00000000" w:rsidRPr="00000000" w14:paraId="0000011C">
      <w:pPr>
        <w:rPr>
          <w:ins w:author="Peter Shanks" w:id="0" w:date="2025-05-28T10:39:01Z"/>
        </w:rPr>
      </w:pPr>
      <w:ins w:author="Peter Shanks" w:id="0" w:date="2025-05-28T10:39:01Z">
        <w:r w:rsidDel="00000000" w:rsidR="00000000" w:rsidRPr="00000000">
          <w:rPr>
            <w:rtl w:val="0"/>
          </w:rPr>
          <w:t xml:space="preserve">  - Equipment Maintenance: Puzzle mini-game for proper machine maintenance</w:t>
        </w:r>
      </w:ins>
    </w:p>
    <w:p w:rsidR="00000000" w:rsidDel="00000000" w:rsidP="00000000" w:rsidRDefault="00000000" w:rsidRPr="00000000" w14:paraId="0000011D">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E">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1F">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0">
      <w:pPr>
        <w:rPr>
          <w:ins w:author="Peter Shanks" w:id="0" w:date="2025-05-28T10:39:01Z"/>
        </w:rPr>
      </w:pPr>
      <w:ins w:author="Peter Shanks" w:id="0" w:date="2025-05-28T10:39:01Z">
        <w:r w:rsidDel="00000000" w:rsidR="00000000" w:rsidRPr="00000000">
          <w:rPr>
            <w:rtl w:val="0"/>
          </w:rPr>
          <w:t xml:space="preserve">###  RPG Integration Features</w:t>
        </w:r>
      </w:ins>
    </w:p>
    <w:p w:rsidR="00000000" w:rsidDel="00000000" w:rsidP="00000000" w:rsidRDefault="00000000" w:rsidRPr="00000000" w14:paraId="00000121">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2">
      <w:pPr>
        <w:rPr>
          <w:ins w:author="Peter Shanks" w:id="0" w:date="2025-05-28T10:39:01Z"/>
        </w:rPr>
      </w:pPr>
      <w:ins w:author="Peter Shanks" w:id="0" w:date="2025-05-28T10:39:01Z">
        <w:r w:rsidDel="00000000" w:rsidR="00000000" w:rsidRPr="00000000">
          <w:rPr>
            <w:rtl w:val="0"/>
          </w:rPr>
          <w:t xml:space="preserve">1. **Character Progression**  - Skill Trees based on unit elements</w:t>
        </w:r>
      </w:ins>
    </w:p>
    <w:p w:rsidR="00000000" w:rsidDel="00000000" w:rsidP="00000000" w:rsidRDefault="00000000" w:rsidRPr="00000000" w14:paraId="00000123">
      <w:pPr>
        <w:rPr>
          <w:ins w:author="Peter Shanks" w:id="0" w:date="2025-05-28T10:39:01Z"/>
        </w:rPr>
      </w:pPr>
      <w:ins w:author="Peter Shanks" w:id="0" w:date="2025-05-28T10:39:01Z">
        <w:r w:rsidDel="00000000" w:rsidR="00000000" w:rsidRPr="00000000">
          <w:rPr>
            <w:rtl w:val="0"/>
          </w:rPr>
          <w:t xml:space="preserve">  - Equipment upgrades tied to performance criteria</w:t>
        </w:r>
      </w:ins>
    </w:p>
    <w:p w:rsidR="00000000" w:rsidDel="00000000" w:rsidP="00000000" w:rsidRDefault="00000000" w:rsidRPr="00000000" w14:paraId="00000124">
      <w:pPr>
        <w:rPr>
          <w:ins w:author="Peter Shanks" w:id="0" w:date="2025-05-28T10:39:01Z"/>
        </w:rPr>
      </w:pPr>
      <w:ins w:author="Peter Shanks" w:id="0" w:date="2025-05-28T10:39:01Z">
        <w:r w:rsidDel="00000000" w:rsidR="00000000" w:rsidRPr="00000000">
          <w:rPr>
            <w:rtl w:val="0"/>
          </w:rPr>
          <w:t xml:space="preserve">  - Special abilities unlocked through mastery of multiple elements</w:t>
        </w:r>
      </w:ins>
    </w:p>
    <w:p w:rsidR="00000000" w:rsidDel="00000000" w:rsidP="00000000" w:rsidRDefault="00000000" w:rsidRPr="00000000" w14:paraId="00000125">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6">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7">
      <w:pPr>
        <w:rPr>
          <w:ins w:author="Peter Shanks" w:id="0" w:date="2025-05-28T10:39:01Z"/>
        </w:rPr>
      </w:pPr>
      <w:ins w:author="Peter Shanks" w:id="0" w:date="2025-05-28T10:39:01Z">
        <w:r w:rsidDel="00000000" w:rsidR="00000000" w:rsidRPr="00000000">
          <w:rPr>
            <w:rtl w:val="0"/>
          </w:rPr>
          <w:t xml:space="preserve">2. **Quest System**  - Main Quests: Complete core competency requirements</w:t>
        </w:r>
      </w:ins>
    </w:p>
    <w:p w:rsidR="00000000" w:rsidDel="00000000" w:rsidP="00000000" w:rsidRDefault="00000000" w:rsidRPr="00000000" w14:paraId="00000128">
      <w:pPr>
        <w:rPr>
          <w:ins w:author="Peter Shanks" w:id="0" w:date="2025-05-28T10:39:01Z"/>
        </w:rPr>
      </w:pPr>
      <w:ins w:author="Peter Shanks" w:id="0" w:date="2025-05-28T10:39:01Z">
        <w:r w:rsidDel="00000000" w:rsidR="00000000" w:rsidRPr="00000000">
          <w:rPr>
            <w:rtl w:val="0"/>
          </w:rPr>
          <w:t xml:space="preserve">  - Side Quests: Additional scenarios from range statements</w:t>
        </w:r>
      </w:ins>
    </w:p>
    <w:p w:rsidR="00000000" w:rsidDel="00000000" w:rsidP="00000000" w:rsidRDefault="00000000" w:rsidRPr="00000000" w14:paraId="00000129">
      <w:pPr>
        <w:rPr>
          <w:ins w:author="Peter Shanks" w:id="0" w:date="2025-05-28T10:39:01Z"/>
        </w:rPr>
      </w:pPr>
      <w:ins w:author="Peter Shanks" w:id="0" w:date="2025-05-28T10:39:01Z">
        <w:r w:rsidDel="00000000" w:rsidR="00000000" w:rsidRPr="00000000">
          <w:rPr>
            <w:rtl w:val="0"/>
          </w:rPr>
          <w:t xml:space="preserve">  - Hidden Quests: Foundation skills challenges</w:t>
        </w:r>
      </w:ins>
    </w:p>
    <w:p w:rsidR="00000000" w:rsidDel="00000000" w:rsidP="00000000" w:rsidRDefault="00000000" w:rsidRPr="00000000" w14:paraId="0000012A">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B">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2C">
      <w:pPr>
        <w:rPr>
          <w:ins w:author="Peter Shanks" w:id="0" w:date="2025-05-28T10:39:01Z"/>
        </w:rPr>
      </w:pPr>
      <w:ins w:author="Peter Shanks" w:id="0" w:date="2025-05-28T10:39:01Z">
        <w:r w:rsidDel="00000000" w:rsidR="00000000" w:rsidRPr="00000000">
          <w:rPr>
            <w:rtl w:val="0"/>
          </w:rPr>
          <w:t xml:space="preserve">3. **Achievement System**  - Bronze/Silver/Gold medals for element completion</w:t>
        </w:r>
      </w:ins>
    </w:p>
    <w:p w:rsidR="00000000" w:rsidDel="00000000" w:rsidP="00000000" w:rsidRDefault="00000000" w:rsidRPr="00000000" w14:paraId="0000012D">
      <w:pPr>
        <w:rPr>
          <w:ins w:author="Peter Shanks" w:id="0" w:date="2025-05-28T10:39:01Z"/>
        </w:rPr>
      </w:pPr>
      <w:ins w:author="Peter Shanks" w:id="0" w:date="2025-05-28T10:39:01Z">
        <w:r w:rsidDel="00000000" w:rsidR="00000000" w:rsidRPr="00000000">
          <w:rPr>
            <w:rtl w:val="0"/>
          </w:rPr>
          <w:t xml:space="preserve">  - Special titles for perfect performances</w:t>
        </w:r>
      </w:ins>
    </w:p>
    <w:p w:rsidR="00000000" w:rsidDel="00000000" w:rsidP="00000000" w:rsidRDefault="00000000" w:rsidRPr="00000000" w14:paraId="0000012E">
      <w:pPr>
        <w:rPr>
          <w:ins w:author="Peter Shanks" w:id="0" w:date="2025-05-28T10:39:01Z"/>
        </w:rPr>
      </w:pPr>
      <w:ins w:author="Peter Shanks" w:id="0" w:date="2025-05-28T10:39:01Z">
        <w:r w:rsidDel="00000000" w:rsidR="00000000" w:rsidRPr="00000000">
          <w:rPr>
            <w:rtl w:val="0"/>
          </w:rPr>
          <w:t xml:space="preserve">  - Badges for mastering specific techniques</w:t>
        </w:r>
      </w:ins>
    </w:p>
    <w:p w:rsidR="00000000" w:rsidDel="00000000" w:rsidP="00000000" w:rsidRDefault="00000000" w:rsidRPr="00000000" w14:paraId="0000012F">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0">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1">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2">
      <w:pPr>
        <w:rPr>
          <w:ins w:author="Peter Shanks" w:id="0" w:date="2025-05-28T10:39:01Z"/>
        </w:rPr>
      </w:pPr>
      <w:ins w:author="Peter Shanks" w:id="0" w:date="2025-05-28T10:39:01Z">
        <w:r w:rsidDel="00000000" w:rsidR="00000000" w:rsidRPr="00000000">
          <w:rPr>
            <w:rtl w:val="0"/>
          </w:rPr>
          <w:t xml:space="preserve">###  Assessment Integration</w:t>
        </w:r>
      </w:ins>
    </w:p>
    <w:p w:rsidR="00000000" w:rsidDel="00000000" w:rsidP="00000000" w:rsidRDefault="00000000" w:rsidRPr="00000000" w14:paraId="00000133">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4">
      <w:pPr>
        <w:rPr>
          <w:ins w:author="Peter Shanks" w:id="0" w:date="2025-05-28T10:39:01Z"/>
        </w:rPr>
      </w:pPr>
      <w:ins w:author="Peter Shanks" w:id="0" w:date="2025-05-28T10:39:01Z">
        <w:r w:rsidDel="00000000" w:rsidR="00000000" w:rsidRPr="00000000">
          <w:rPr>
            <w:rtl w:val="0"/>
          </w:rPr>
          <w:t xml:space="preserve">1. **Competency Checks**  - Automatic assessment during gameplay</w:t>
        </w:r>
      </w:ins>
    </w:p>
    <w:p w:rsidR="00000000" w:rsidDel="00000000" w:rsidP="00000000" w:rsidRDefault="00000000" w:rsidRPr="00000000" w14:paraId="00000135">
      <w:pPr>
        <w:rPr>
          <w:ins w:author="Peter Shanks" w:id="0" w:date="2025-05-28T10:39:01Z"/>
        </w:rPr>
      </w:pPr>
      <w:ins w:author="Peter Shanks" w:id="0" w:date="2025-05-28T10:39:01Z">
        <w:r w:rsidDel="00000000" w:rsidR="00000000" w:rsidRPr="00000000">
          <w:rPr>
            <w:rtl w:val="0"/>
          </w:rPr>
          <w:t xml:space="preserve">  - Performance metrics tracked in real-time</w:t>
        </w:r>
      </w:ins>
    </w:p>
    <w:p w:rsidR="00000000" w:rsidDel="00000000" w:rsidP="00000000" w:rsidRDefault="00000000" w:rsidRPr="00000000" w14:paraId="00000136">
      <w:pPr>
        <w:rPr>
          <w:ins w:author="Peter Shanks" w:id="0" w:date="2025-05-28T10:39:01Z"/>
        </w:rPr>
      </w:pPr>
      <w:ins w:author="Peter Shanks" w:id="0" w:date="2025-05-28T10:39:01Z">
        <w:r w:rsidDel="00000000" w:rsidR="00000000" w:rsidRPr="00000000">
          <w:rPr>
            <w:rtl w:val="0"/>
          </w:rPr>
          <w:t xml:space="preserve">  - Immediate feedback on technique</w:t>
        </w:r>
      </w:ins>
    </w:p>
    <w:p w:rsidR="00000000" w:rsidDel="00000000" w:rsidP="00000000" w:rsidRDefault="00000000" w:rsidRPr="00000000" w14:paraId="00000137">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8">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9">
      <w:pPr>
        <w:rPr>
          <w:ins w:author="Peter Shanks" w:id="0" w:date="2025-05-28T10:39:01Z"/>
        </w:rPr>
      </w:pPr>
      <w:ins w:author="Peter Shanks" w:id="0" w:date="2025-05-28T10:39:01Z">
        <w:r w:rsidDel="00000000" w:rsidR="00000000" w:rsidRPr="00000000">
          <w:rPr>
            <w:rtl w:val="0"/>
          </w:rPr>
          <w:t xml:space="preserve">2. **Portfolio Building**  - Save successful attempts as evidence</w:t>
        </w:r>
      </w:ins>
    </w:p>
    <w:p w:rsidR="00000000" w:rsidDel="00000000" w:rsidP="00000000" w:rsidRDefault="00000000" w:rsidRPr="00000000" w14:paraId="0000013A">
      <w:pPr>
        <w:rPr>
          <w:ins w:author="Peter Shanks" w:id="0" w:date="2025-05-28T10:39:01Z"/>
        </w:rPr>
      </w:pPr>
      <w:ins w:author="Peter Shanks" w:id="0" w:date="2025-05-28T10:39:01Z">
        <w:r w:rsidDel="00000000" w:rsidR="00000000" w:rsidRPr="00000000">
          <w:rPr>
            <w:rtl w:val="0"/>
          </w:rPr>
          <w:t xml:space="preserve">  - Track improvement over time</w:t>
        </w:r>
      </w:ins>
    </w:p>
    <w:p w:rsidR="00000000" w:rsidDel="00000000" w:rsidP="00000000" w:rsidRDefault="00000000" w:rsidRPr="00000000" w14:paraId="0000013B">
      <w:pPr>
        <w:rPr>
          <w:ins w:author="Peter Shanks" w:id="0" w:date="2025-05-28T10:39:01Z"/>
        </w:rPr>
      </w:pPr>
      <w:ins w:author="Peter Shanks" w:id="0" w:date="2025-05-28T10:39:01Z">
        <w:r w:rsidDel="00000000" w:rsidR="00000000" w:rsidRPr="00000000">
          <w:rPr>
            <w:rtl w:val="0"/>
          </w:rPr>
          <w:t xml:space="preserve">  - Generate assessment reports</w:t>
        </w:r>
      </w:ins>
    </w:p>
    <w:p w:rsidR="00000000" w:rsidDel="00000000" w:rsidP="00000000" w:rsidRDefault="00000000" w:rsidRPr="00000000" w14:paraId="0000013C">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D">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E">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3F">
      <w:pPr>
        <w:rPr>
          <w:ins w:author="Peter Shanks" w:id="0" w:date="2025-05-28T10:39:01Z"/>
        </w:rPr>
      </w:pPr>
      <w:ins w:author="Peter Shanks" w:id="0" w:date="2025-05-28T10:39:01Z">
        <w:r w:rsidDel="00000000" w:rsidR="00000000" w:rsidRPr="00000000">
          <w:rPr>
            <w:rtl w:val="0"/>
          </w:rPr>
          <w:t xml:space="preserve">This gamified approach maintains educational integrity while providing an engaging Japanese RPG experience. Each challenge directly maps to competency requirements while incorporating familiar RPG mechanics that young adults enjoy. The progression system ensures thorough mastery of skills before advancing to more complex challenges.</w:t>
        </w:r>
      </w:ins>
    </w:p>
    <w:p w:rsidR="00000000" w:rsidDel="00000000" w:rsidP="00000000" w:rsidRDefault="00000000" w:rsidRPr="00000000" w14:paraId="00000140">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41">
      <w:pPr>
        <w:rPr>
          <w:ins w:author="Peter Shanks" w:id="0" w:date="2025-05-28T10:39:01Z"/>
        </w:rPr>
      </w:pPr>
      <w:ins w:author="Peter Shanks" w:id="0" w:date="2025-05-28T10:39:01Z">
        <w:r w:rsidDel="00000000" w:rsidR="00000000" w:rsidRPr="00000000">
          <w:rPr>
            <w:rtl w:val="0"/>
          </w:rPr>
          <w:t xml:space="preserve">Would you like me to elaborate on any particular aspect of this game design, such as specific mini-game mechanics or assessment integration strategies?</w:t>
        </w:r>
        <w:r w:rsidDel="00000000" w:rsidR="00000000" w:rsidRPr="00000000">
          <w:rPr>
            <w:rtl w:val="0"/>
          </w:rPr>
        </w:r>
      </w:ins>
    </w:p>
    <w:p w:rsidR="00000000" w:rsidDel="00000000" w:rsidP="00000000" w:rsidRDefault="00000000" w:rsidRPr="00000000" w14:paraId="00000142">
      <w:pPr>
        <w:rPr>
          <w:ins w:author="Peter Shanks" w:id="0" w:date="2025-05-28T10:39:01Z"/>
        </w:rPr>
      </w:pPr>
      <w:ins w:author="Peter Shanks" w:id="0" w:date="2025-05-28T10:39:01Z">
        <w:r w:rsidDel="00000000" w:rsidR="00000000" w:rsidRPr="00000000">
          <w:rPr>
            <w:rtl w:val="0"/>
          </w:rPr>
        </w:r>
      </w:ins>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 am building a website that offers gamified lessons to young adults using vocational education units of competency from the AQTF</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 would like some ideas for games hat could apply to learning the skills in a unit of competency which will be presented as a challenge in a quest tree. The website is using ajapanese RPG  cartoon like experience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unit of competency is a distinct element within a nationally recognized training package. It describes a specific work activity or skill that a person needs to demonstrate they can perform to a certain standard. Think of it as a building block of a qualification. </w:t>
      </w:r>
    </w:p>
    <w:p w:rsidR="00000000" w:rsidDel="00000000" w:rsidP="00000000" w:rsidRDefault="00000000" w:rsidRPr="00000000" w14:paraId="0000014A">
      <w:pPr>
        <w:rPr/>
      </w:pPr>
      <w:r w:rsidDel="00000000" w:rsidR="00000000" w:rsidRPr="00000000">
        <w:rPr>
          <w:rtl w:val="0"/>
        </w:rPr>
        <w:t xml:space="preserve">Here's a breakdown of key aspects of a unit of competency:</w:t>
      </w:r>
    </w:p>
    <w:p w:rsidR="00000000" w:rsidDel="00000000" w:rsidP="00000000" w:rsidRDefault="00000000" w:rsidRPr="00000000" w14:paraId="0000014B">
      <w:pPr>
        <w:rPr/>
      </w:pPr>
      <w:r w:rsidDel="00000000" w:rsidR="00000000" w:rsidRPr="00000000">
        <w:rPr>
          <w:rtl w:val="0"/>
        </w:rPr>
        <w:t xml:space="preserve">Purpose:A unit of competency specifies the skills and knowledge needed to perform a specific work task. </w:t>
      </w:r>
    </w:p>
    <w:p w:rsidR="00000000" w:rsidDel="00000000" w:rsidP="00000000" w:rsidRDefault="00000000" w:rsidRPr="00000000" w14:paraId="0000014C">
      <w:pPr>
        <w:rPr/>
      </w:pPr>
      <w:r w:rsidDel="00000000" w:rsidR="00000000" w:rsidRPr="00000000">
        <w:rPr>
          <w:rtl w:val="0"/>
        </w:rPr>
        <w:t xml:space="preserve">Structure:Units of competency typically follow a structured format, including elements, performance criteria, and potentially a range statement and foundation skills. </w:t>
      </w:r>
    </w:p>
    <w:p w:rsidR="00000000" w:rsidDel="00000000" w:rsidP="00000000" w:rsidRDefault="00000000" w:rsidRPr="00000000" w14:paraId="0000014D">
      <w:pPr>
        <w:rPr/>
      </w:pPr>
      <w:r w:rsidDel="00000000" w:rsidR="00000000" w:rsidRPr="00000000">
        <w:rPr>
          <w:rtl w:val="0"/>
        </w:rPr>
        <w:t xml:space="preserve">Elements:These describe the broad outcomes or essential tasks that need to be achieved. </w:t>
      </w:r>
    </w:p>
    <w:p w:rsidR="00000000" w:rsidDel="00000000" w:rsidP="00000000" w:rsidRDefault="00000000" w:rsidRPr="00000000" w14:paraId="0000014E">
      <w:pPr>
        <w:rPr/>
      </w:pPr>
      <w:r w:rsidDel="00000000" w:rsidR="00000000" w:rsidRPr="00000000">
        <w:rPr>
          <w:rtl w:val="0"/>
        </w:rPr>
        <w:t xml:space="preserve">Performance Criteria:These detail the specific actions, procedures, and conditions required to demonstrate competency in each element. </w:t>
      </w:r>
    </w:p>
    <w:p w:rsidR="00000000" w:rsidDel="00000000" w:rsidP="00000000" w:rsidRDefault="00000000" w:rsidRPr="00000000" w14:paraId="0000014F">
      <w:pPr>
        <w:rPr/>
      </w:pPr>
      <w:r w:rsidDel="00000000" w:rsidR="00000000" w:rsidRPr="00000000">
        <w:rPr>
          <w:rtl w:val="0"/>
        </w:rPr>
        <w:t xml:space="preserve">Range Statement:This optional section provides additional context, such as different work environments and conditions that may affect performance. </w:t>
      </w:r>
    </w:p>
    <w:p w:rsidR="00000000" w:rsidDel="00000000" w:rsidP="00000000" w:rsidRDefault="00000000" w:rsidRPr="00000000" w14:paraId="00000150">
      <w:pPr>
        <w:rPr/>
      </w:pPr>
      <w:r w:rsidDel="00000000" w:rsidR="00000000" w:rsidRPr="00000000">
        <w:rPr>
          <w:rtl w:val="0"/>
        </w:rPr>
        <w:t xml:space="preserve">Foundation Skills:This section identifies language, literacy, numeracy, and employment skills essential to performing the unit. </w:t>
      </w:r>
    </w:p>
    <w:p w:rsidR="00000000" w:rsidDel="00000000" w:rsidP="00000000" w:rsidRDefault="00000000" w:rsidRPr="00000000" w14:paraId="00000151">
      <w:pPr>
        <w:rPr/>
      </w:pPr>
      <w:r w:rsidDel="00000000" w:rsidR="00000000" w:rsidRPr="00000000">
        <w:rPr>
          <w:rtl w:val="0"/>
        </w:rPr>
        <w:t xml:space="preserve">Assessment:Assessment requirements specify how competency will be evaluated, often including evidence, assessment methods, and conditions. </w:t>
      </w:r>
    </w:p>
    <w:p w:rsidR="00000000" w:rsidDel="00000000" w:rsidP="00000000" w:rsidRDefault="00000000" w:rsidRPr="00000000" w14:paraId="00000152">
      <w:pPr>
        <w:rPr/>
      </w:pPr>
      <w:r w:rsidDel="00000000" w:rsidR="00000000" w:rsidRPr="00000000">
        <w:rPr>
          <w:rtl w:val="0"/>
        </w:rPr>
        <w:t xml:space="preserve">Example:</w:t>
      </w:r>
    </w:p>
    <w:p w:rsidR="00000000" w:rsidDel="00000000" w:rsidP="00000000" w:rsidRDefault="00000000" w:rsidRPr="00000000" w14:paraId="00000153">
      <w:pPr>
        <w:rPr/>
      </w:pPr>
      <w:r w:rsidDel="00000000" w:rsidR="00000000" w:rsidRPr="00000000">
        <w:rPr>
          <w:rtl w:val="0"/>
        </w:rPr>
        <w:t xml:space="preserve">Let's say a unit of competency is titled "Prepare and Serve Espresso Coffee" (SITHFAB025). This unit would outline the elements needed for a barista to prepare and serve espresso coffee, such as: </w:t>
      </w:r>
    </w:p>
    <w:p w:rsidR="00000000" w:rsidDel="00000000" w:rsidP="00000000" w:rsidRDefault="00000000" w:rsidRPr="00000000" w14:paraId="00000154">
      <w:pPr>
        <w:rPr/>
      </w:pPr>
      <w:r w:rsidDel="00000000" w:rsidR="00000000" w:rsidRPr="00000000">
        <w:rPr>
          <w:rtl w:val="0"/>
        </w:rPr>
        <w:t xml:space="preserve">1. Preparing Espresso Coffee:This element would have performance criteria like:</w:t>
      </w:r>
    </w:p>
    <w:p w:rsidR="00000000" w:rsidDel="00000000" w:rsidP="00000000" w:rsidRDefault="00000000" w:rsidRPr="00000000" w14:paraId="00000155">
      <w:pPr>
        <w:rPr/>
      </w:pPr>
      <w:r w:rsidDel="00000000" w:rsidR="00000000" w:rsidRPr="00000000">
        <w:rPr>
          <w:rtl w:val="0"/>
        </w:rPr>
        <w:t xml:space="preserve">Accurately grinding and weighing coffee beans.</w:t>
      </w:r>
    </w:p>
    <w:p w:rsidR="00000000" w:rsidDel="00000000" w:rsidP="00000000" w:rsidRDefault="00000000" w:rsidRPr="00000000" w14:paraId="00000156">
      <w:pPr>
        <w:rPr/>
      </w:pPr>
      <w:r w:rsidDel="00000000" w:rsidR="00000000" w:rsidRPr="00000000">
        <w:rPr>
          <w:rtl w:val="0"/>
        </w:rPr>
        <w:t xml:space="preserve">Using the correct extraction time and pressure for espresso.</w:t>
      </w:r>
    </w:p>
    <w:p w:rsidR="00000000" w:rsidDel="00000000" w:rsidP="00000000" w:rsidRDefault="00000000" w:rsidRPr="00000000" w14:paraId="00000157">
      <w:pPr>
        <w:rPr/>
      </w:pPr>
      <w:r w:rsidDel="00000000" w:rsidR="00000000" w:rsidRPr="00000000">
        <w:rPr>
          <w:rtl w:val="0"/>
        </w:rPr>
        <w:t xml:space="preserve">Using the appropriate milk steaming techniques.</w:t>
      </w:r>
    </w:p>
    <w:p w:rsidR="00000000" w:rsidDel="00000000" w:rsidP="00000000" w:rsidRDefault="00000000" w:rsidRPr="00000000" w14:paraId="00000158">
      <w:pPr>
        <w:rPr/>
      </w:pPr>
      <w:r w:rsidDel="00000000" w:rsidR="00000000" w:rsidRPr="00000000">
        <w:rPr>
          <w:rtl w:val="0"/>
        </w:rPr>
        <w:t xml:space="preserve">2. Serving Espresso Coffee:This element would have performance criteria like:</w:t>
      </w:r>
    </w:p>
    <w:p w:rsidR="00000000" w:rsidDel="00000000" w:rsidP="00000000" w:rsidRDefault="00000000" w:rsidRPr="00000000" w14:paraId="00000159">
      <w:pPr>
        <w:rPr/>
      </w:pPr>
      <w:r w:rsidDel="00000000" w:rsidR="00000000" w:rsidRPr="00000000">
        <w:rPr>
          <w:rtl w:val="0"/>
        </w:rPr>
        <w:t xml:space="preserve">Pouring and serving the espresso coffee with correct techniques.</w:t>
      </w:r>
    </w:p>
    <w:p w:rsidR="00000000" w:rsidDel="00000000" w:rsidP="00000000" w:rsidRDefault="00000000" w:rsidRPr="00000000" w14:paraId="0000015A">
      <w:pPr>
        <w:rPr/>
      </w:pPr>
      <w:r w:rsidDel="00000000" w:rsidR="00000000" w:rsidRPr="00000000">
        <w:rPr>
          <w:rtl w:val="0"/>
        </w:rPr>
        <w:t xml:space="preserve">Understanding and applying barista practices related to coffee preparation and serving.</w:t>
      </w:r>
    </w:p>
    <w:p w:rsidR="00000000" w:rsidDel="00000000" w:rsidP="00000000" w:rsidRDefault="00000000" w:rsidRPr="00000000" w14:paraId="0000015B">
      <w:pPr>
        <w:rPr/>
      </w:pPr>
      <w:r w:rsidDel="00000000" w:rsidR="00000000" w:rsidRPr="00000000">
        <w:rPr>
          <w:rtl w:val="0"/>
        </w:rPr>
        <w:t xml:space="preserve">3. Operating Equipment:This element would have performance criteria like:</w:t>
      </w:r>
    </w:p>
    <w:p w:rsidR="00000000" w:rsidDel="00000000" w:rsidP="00000000" w:rsidRDefault="00000000" w:rsidRPr="00000000" w14:paraId="0000015C">
      <w:pPr>
        <w:rPr/>
      </w:pPr>
      <w:r w:rsidDel="00000000" w:rsidR="00000000" w:rsidRPr="00000000">
        <w:rPr>
          <w:rtl w:val="0"/>
        </w:rPr>
        <w:t xml:space="preserve">Operating and maintaining espresso machines and related equipment.</w:t>
      </w:r>
    </w:p>
    <w:p w:rsidR="00000000" w:rsidDel="00000000" w:rsidP="00000000" w:rsidRDefault="00000000" w:rsidRPr="00000000" w14:paraId="0000015D">
      <w:pPr>
        <w:rPr/>
      </w:pPr>
      <w:r w:rsidDel="00000000" w:rsidR="00000000" w:rsidRPr="00000000">
        <w:rPr>
          <w:rtl w:val="0"/>
        </w:rPr>
        <w:t xml:space="preserve">4. Hygiene and Safety:This element would have performance criteria like:</w:t>
      </w:r>
    </w:p>
    <w:p w:rsidR="00000000" w:rsidDel="00000000" w:rsidP="00000000" w:rsidRDefault="00000000" w:rsidRPr="00000000" w14:paraId="0000015E">
      <w:pPr>
        <w:rPr/>
      </w:pPr>
      <w:r w:rsidDel="00000000" w:rsidR="00000000" w:rsidRPr="00000000">
        <w:rPr>
          <w:rtl w:val="0"/>
        </w:rPr>
        <w:t xml:space="preserve">Maintaining a clean and hygienic work area.</w:t>
      </w:r>
    </w:p>
    <w:p w:rsidR="00000000" w:rsidDel="00000000" w:rsidP="00000000" w:rsidRDefault="00000000" w:rsidRPr="00000000" w14:paraId="0000015F">
      <w:pPr>
        <w:rPr/>
      </w:pPr>
      <w:r w:rsidDel="00000000" w:rsidR="00000000" w:rsidRPr="00000000">
        <w:rPr>
          <w:rtl w:val="0"/>
        </w:rPr>
        <w:t xml:space="preserve">Following workplace safety procedures.</w:t>
      </w:r>
    </w:p>
    <w:p w:rsidR="00000000" w:rsidDel="00000000" w:rsidP="00000000" w:rsidRDefault="00000000" w:rsidRPr="00000000" w14:paraId="00000160">
      <w:pPr>
        <w:rPr/>
      </w:pPr>
      <w:r w:rsidDel="00000000" w:rsidR="00000000" w:rsidRPr="00000000">
        <w:rPr>
          <w:rtl w:val="0"/>
        </w:rPr>
        <w:t xml:space="preserve">This structure ensures that the unit clearly defines the skills and knowledge required, provides clear assessment guidelines, and contributes to a standardized system for vocational education and training.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